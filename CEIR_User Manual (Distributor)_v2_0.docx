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616F7" w14:textId="3EDB5378" w:rsidR="003C7ABF" w:rsidRPr="008758D2" w:rsidRDefault="00E74B19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0C0B2B6D" wp14:editId="58D69755">
                <wp:simplePos x="0" y="0"/>
                <wp:positionH relativeFrom="margin">
                  <wp:align>center</wp:align>
                </wp:positionH>
                <wp:positionV relativeFrom="paragraph">
                  <wp:posOffset>3023235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92D1F" w14:textId="77777777" w:rsidR="00436679" w:rsidRPr="00B44664" w:rsidRDefault="00436679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Central Equipment Identity Register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Distributore</w:t>
                            </w: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0B2B6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38.05pt;width:594.1pt;height:132.85pt;z-index:2516428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" filled="f" stroked="f">
                <v:textbox>
                  <w:txbxContent>
                    <w:p w14:paraId="48B92D1F" w14:textId="77777777" w:rsidR="00436679" w:rsidRPr="00B44664" w:rsidRDefault="00436679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Central Equipment Identity Register 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Distributore</w:t>
                      </w: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 Portal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5F24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B49848F" wp14:editId="4E6F59FC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4687C" w14:textId="77777777" w:rsidR="00436679" w:rsidRPr="003236E0" w:rsidRDefault="00436679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Distributor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9848F" id="_x0000_s1027" type="#_x0000_t202" style="position:absolute;margin-left:.85pt;margin-top:401.55pt;width:594.1pt;height:62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" filled="f" stroked="f">
                <v:textbox>
                  <w:txbxContent>
                    <w:p w14:paraId="6B94687C" w14:textId="77777777" w:rsidR="00436679" w:rsidRPr="003236E0" w:rsidRDefault="00436679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Distributor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1.0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DBFD7A" wp14:editId="62ECD478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1D96197" w14:textId="77777777" w:rsidR="00436679" w:rsidRDefault="00436679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BFD7A" id="Rectangle 41" o:spid="_x0000_s1028" style="position:absolute;margin-left:-18.85pt;margin-top:401.15pt;width:646.7pt;height:6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LJFE4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41D96197" w14:textId="77777777" w:rsidR="00436679" w:rsidRDefault="00436679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D478923" wp14:editId="0C64BCD0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E52F30D" w14:textId="77777777" w:rsidR="00436679" w:rsidRDefault="00436679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78923" id="Rectangle 220" o:spid="_x0000_s1029" style="position:absolute;margin-left:0;margin-top:230.55pt;width:646.7pt;height:132.85pt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6E52F30D" w14:textId="77777777" w:rsidR="00436679" w:rsidRDefault="00436679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026BAE77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354994306"/>
      <w:bookmarkStart w:id="66" w:name="_Toc73692641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6"/>
    </w:p>
    <w:p w14:paraId="7810CF90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7B546AC4" w14:textId="77777777" w:rsidTr="0001372C">
        <w:tc>
          <w:tcPr>
            <w:tcW w:w="2282" w:type="dxa"/>
            <w:shd w:val="clear" w:color="auto" w:fill="5B9BD5" w:themeFill="accent1"/>
          </w:tcPr>
          <w:p w14:paraId="37F7BA55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35B41264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5832530E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1DA919ED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3C1AE5F3" w14:textId="77777777" w:rsidTr="0001372C">
        <w:tc>
          <w:tcPr>
            <w:tcW w:w="2282" w:type="dxa"/>
          </w:tcPr>
          <w:p w14:paraId="7090E0F4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0112E54F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4CF3B422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3C524B2E" w14:textId="77777777" w:rsidR="004F2CE7" w:rsidRPr="00BD7ABF" w:rsidRDefault="00631AF3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March</w:t>
            </w:r>
            <w:r w:rsidR="00BD7ABF">
              <w:rPr>
                <w:rFonts w:cs="Arial"/>
                <w:sz w:val="18"/>
                <w:szCs w:val="18"/>
              </w:rPr>
              <w:t xml:space="preserve">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  <w:tr w:rsidR="00E76B2E" w14:paraId="3DCC7656" w14:textId="77777777" w:rsidTr="0001372C">
        <w:trPr>
          <w:ins w:id="67" w:author="gaurav" w:date="2021-06-04T09:48:00Z"/>
        </w:trPr>
        <w:tc>
          <w:tcPr>
            <w:tcW w:w="2282" w:type="dxa"/>
          </w:tcPr>
          <w:p w14:paraId="564BD5A6" w14:textId="71722580" w:rsidR="00E76B2E" w:rsidRPr="00BD7ABF" w:rsidRDefault="00E76B2E" w:rsidP="00D424B2">
            <w:pPr>
              <w:pStyle w:val="BodyText2"/>
              <w:jc w:val="center"/>
              <w:rPr>
                <w:ins w:id="68" w:author="gaurav" w:date="2021-06-04T09:48:00Z"/>
                <w:rFonts w:cs="Arial"/>
                <w:sz w:val="18"/>
                <w:szCs w:val="18"/>
              </w:rPr>
            </w:pPr>
            <w:ins w:id="69" w:author="gaurav" w:date="2021-06-04T09:48:00Z">
              <w:r>
                <w:rPr>
                  <w:rFonts w:cs="Arial"/>
                  <w:sz w:val="18"/>
                  <w:szCs w:val="18"/>
                </w:rPr>
                <w:t>2.0</w:t>
              </w:r>
            </w:ins>
          </w:p>
        </w:tc>
        <w:tc>
          <w:tcPr>
            <w:tcW w:w="1824" w:type="dxa"/>
          </w:tcPr>
          <w:p w14:paraId="36501A9F" w14:textId="77777777" w:rsidR="00E76B2E" w:rsidRPr="00BD7ABF" w:rsidRDefault="00E76B2E" w:rsidP="004F2CE7">
            <w:pPr>
              <w:pStyle w:val="BodyText2"/>
              <w:rPr>
                <w:ins w:id="70" w:author="gaurav" w:date="2021-06-04T09:48:00Z"/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3A1A2406" w14:textId="73910114" w:rsidR="00E76B2E" w:rsidRPr="00BD7ABF" w:rsidRDefault="00E76B2E" w:rsidP="004F2CE7">
            <w:pPr>
              <w:pStyle w:val="BodyText2"/>
              <w:rPr>
                <w:ins w:id="71" w:author="gaurav" w:date="2021-06-04T09:48:00Z"/>
                <w:rFonts w:cs="Arial"/>
                <w:sz w:val="18"/>
                <w:szCs w:val="18"/>
              </w:rPr>
            </w:pPr>
            <w:ins w:id="72" w:author="gaurav" w:date="2021-06-04T09:48:00Z">
              <w:r>
                <w:rPr>
                  <w:rFonts w:cs="Arial"/>
                  <w:sz w:val="18"/>
                  <w:szCs w:val="18"/>
                </w:rPr>
                <w:t>Key changes added in the document</w:t>
              </w:r>
            </w:ins>
          </w:p>
        </w:tc>
        <w:tc>
          <w:tcPr>
            <w:tcW w:w="2052" w:type="dxa"/>
          </w:tcPr>
          <w:p w14:paraId="17E4C0FD" w14:textId="51F0A81C" w:rsidR="00E76B2E" w:rsidRDefault="00E76B2E" w:rsidP="00AB02FC">
            <w:pPr>
              <w:pStyle w:val="BodyText2"/>
              <w:jc w:val="center"/>
              <w:rPr>
                <w:ins w:id="73" w:author="gaurav" w:date="2021-06-04T09:48:00Z"/>
                <w:rFonts w:cs="Arial"/>
                <w:sz w:val="18"/>
                <w:szCs w:val="18"/>
              </w:rPr>
            </w:pPr>
            <w:ins w:id="74" w:author="gaurav" w:date="2021-06-04T09:48:00Z">
              <w:r>
                <w:rPr>
                  <w:rFonts w:cs="Arial"/>
                  <w:sz w:val="18"/>
                  <w:szCs w:val="18"/>
                </w:rPr>
                <w:t>June 2020</w:t>
              </w:r>
            </w:ins>
          </w:p>
        </w:tc>
      </w:tr>
    </w:tbl>
    <w:p w14:paraId="6EF464A1" w14:textId="77777777" w:rsidR="004F2CE7" w:rsidRDefault="004F2CE7" w:rsidP="00531438">
      <w:pPr>
        <w:pStyle w:val="BodyText20"/>
      </w:pPr>
    </w:p>
    <w:p w14:paraId="30C56E06" w14:textId="77777777" w:rsidR="004F2CE7" w:rsidRPr="00531438" w:rsidRDefault="004F2CE7" w:rsidP="00531438">
      <w:pPr>
        <w:pStyle w:val="BodyText20"/>
      </w:pPr>
    </w:p>
    <w:p w14:paraId="211AA7A2" w14:textId="77777777" w:rsidR="00531438" w:rsidRPr="00531438" w:rsidRDefault="00531438" w:rsidP="00531438">
      <w:pPr>
        <w:pStyle w:val="BodyText20"/>
      </w:pPr>
    </w:p>
    <w:p w14:paraId="169DC852" w14:textId="77777777" w:rsidR="00531438" w:rsidRPr="00531438" w:rsidRDefault="00531438" w:rsidP="00531438">
      <w:pPr>
        <w:pStyle w:val="BodyText20"/>
      </w:pPr>
    </w:p>
    <w:p w14:paraId="3E1ABCCB" w14:textId="77777777" w:rsidR="00531438" w:rsidRPr="00531438" w:rsidRDefault="00531438" w:rsidP="00531438">
      <w:pPr>
        <w:pStyle w:val="BodyText20"/>
      </w:pPr>
    </w:p>
    <w:p w14:paraId="22C98AC5" w14:textId="77777777" w:rsidR="00531438" w:rsidRPr="00531438" w:rsidRDefault="00531438" w:rsidP="00531438">
      <w:pPr>
        <w:pStyle w:val="BodyText20"/>
      </w:pPr>
    </w:p>
    <w:p w14:paraId="28DD64EF" w14:textId="77777777" w:rsidR="00531438" w:rsidRPr="00531438" w:rsidRDefault="00531438" w:rsidP="00531438">
      <w:pPr>
        <w:pStyle w:val="BodyText20"/>
      </w:pPr>
    </w:p>
    <w:p w14:paraId="5075F599" w14:textId="77777777" w:rsidR="00531438" w:rsidRPr="00531438" w:rsidRDefault="00531438" w:rsidP="00531438">
      <w:pPr>
        <w:pStyle w:val="BodyText20"/>
      </w:pPr>
    </w:p>
    <w:p w14:paraId="585BC114" w14:textId="77777777" w:rsidR="00531438" w:rsidRDefault="00531438" w:rsidP="00531438">
      <w:pPr>
        <w:pStyle w:val="BodyText20"/>
      </w:pPr>
    </w:p>
    <w:p w14:paraId="530AF594" w14:textId="77777777" w:rsidR="0040040A" w:rsidRDefault="0040040A" w:rsidP="00531438">
      <w:pPr>
        <w:pStyle w:val="BodyText20"/>
      </w:pPr>
    </w:p>
    <w:p w14:paraId="667C1C62" w14:textId="77777777" w:rsidR="0040040A" w:rsidRDefault="0040040A" w:rsidP="00531438">
      <w:pPr>
        <w:pStyle w:val="BodyText20"/>
      </w:pPr>
    </w:p>
    <w:p w14:paraId="4259D1D7" w14:textId="77777777" w:rsidR="0040040A" w:rsidRDefault="0040040A" w:rsidP="00531438">
      <w:pPr>
        <w:pStyle w:val="BodyText20"/>
      </w:pPr>
    </w:p>
    <w:p w14:paraId="0AD3F0B6" w14:textId="77777777" w:rsidR="0040040A" w:rsidRDefault="0040040A" w:rsidP="00531438">
      <w:pPr>
        <w:pStyle w:val="BodyText20"/>
      </w:pPr>
    </w:p>
    <w:p w14:paraId="7FC63427" w14:textId="77777777" w:rsidR="0040040A" w:rsidRDefault="0040040A" w:rsidP="00531438">
      <w:pPr>
        <w:pStyle w:val="BodyText20"/>
      </w:pPr>
    </w:p>
    <w:p w14:paraId="71CBCBA7" w14:textId="77777777" w:rsidR="0040040A" w:rsidRDefault="0040040A" w:rsidP="00531438">
      <w:pPr>
        <w:pStyle w:val="BodyText20"/>
      </w:pPr>
    </w:p>
    <w:p w14:paraId="3250BFE1" w14:textId="77777777" w:rsidR="0040040A" w:rsidRDefault="0040040A" w:rsidP="00531438">
      <w:pPr>
        <w:pStyle w:val="BodyText20"/>
      </w:pPr>
    </w:p>
    <w:p w14:paraId="5EDDD81A" w14:textId="77777777" w:rsidR="0040040A" w:rsidRDefault="0040040A" w:rsidP="00531438">
      <w:pPr>
        <w:pStyle w:val="BodyText20"/>
      </w:pPr>
    </w:p>
    <w:p w14:paraId="7FB85494" w14:textId="77777777" w:rsidR="0040040A" w:rsidRDefault="0040040A" w:rsidP="00531438">
      <w:pPr>
        <w:pStyle w:val="BodyText20"/>
      </w:pPr>
    </w:p>
    <w:p w14:paraId="5D91AAA0" w14:textId="77777777" w:rsidR="0040040A" w:rsidRDefault="0040040A" w:rsidP="00531438">
      <w:pPr>
        <w:pStyle w:val="BodyText20"/>
      </w:pPr>
    </w:p>
    <w:p w14:paraId="384B9584" w14:textId="77777777" w:rsidR="0040040A" w:rsidRDefault="0040040A" w:rsidP="00531438">
      <w:pPr>
        <w:pStyle w:val="BodyText20"/>
      </w:pPr>
    </w:p>
    <w:p w14:paraId="46B3B72E" w14:textId="77777777" w:rsidR="0040040A" w:rsidRDefault="0040040A" w:rsidP="00531438">
      <w:pPr>
        <w:pStyle w:val="BodyText20"/>
      </w:pPr>
    </w:p>
    <w:p w14:paraId="77872B76" w14:textId="77777777" w:rsidR="0040040A" w:rsidRDefault="0040040A" w:rsidP="00531438">
      <w:pPr>
        <w:pStyle w:val="BodyText20"/>
      </w:pPr>
    </w:p>
    <w:p w14:paraId="179B4036" w14:textId="77777777" w:rsidR="0040040A" w:rsidRDefault="0040040A" w:rsidP="00531438">
      <w:pPr>
        <w:pStyle w:val="BodyText20"/>
      </w:pPr>
    </w:p>
    <w:p w14:paraId="39FB1249" w14:textId="77777777" w:rsidR="0040040A" w:rsidRDefault="0040040A" w:rsidP="00531438">
      <w:pPr>
        <w:pStyle w:val="BodyText20"/>
      </w:pPr>
    </w:p>
    <w:p w14:paraId="6FF95CF9" w14:textId="77777777" w:rsidR="0040040A" w:rsidRDefault="0040040A" w:rsidP="00531438">
      <w:pPr>
        <w:pStyle w:val="BodyText20"/>
      </w:pPr>
    </w:p>
    <w:p w14:paraId="4C70B039" w14:textId="77777777" w:rsidR="0040040A" w:rsidRDefault="0040040A" w:rsidP="00531438">
      <w:pPr>
        <w:pStyle w:val="BodyText20"/>
      </w:pPr>
    </w:p>
    <w:p w14:paraId="1A25469D" w14:textId="77777777" w:rsidR="0040040A" w:rsidRDefault="0040040A" w:rsidP="00531438">
      <w:pPr>
        <w:pStyle w:val="BodyText20"/>
      </w:pPr>
    </w:p>
    <w:p w14:paraId="2312A897" w14:textId="77777777" w:rsidR="0040040A" w:rsidRDefault="0040040A" w:rsidP="00531438">
      <w:pPr>
        <w:pStyle w:val="BodyText20"/>
      </w:pPr>
    </w:p>
    <w:p w14:paraId="1DDA5B23" w14:textId="77777777" w:rsidR="0040040A" w:rsidRDefault="0040040A" w:rsidP="00531438">
      <w:pPr>
        <w:pStyle w:val="BodyText20"/>
      </w:pPr>
    </w:p>
    <w:p w14:paraId="5CE6FC9E" w14:textId="77777777" w:rsidR="0040040A" w:rsidRDefault="0040040A" w:rsidP="00531438">
      <w:pPr>
        <w:pStyle w:val="BodyText20"/>
      </w:pPr>
    </w:p>
    <w:p w14:paraId="24762E5D" w14:textId="77777777" w:rsidR="0040040A" w:rsidRDefault="0040040A" w:rsidP="00531438">
      <w:pPr>
        <w:pStyle w:val="BodyText20"/>
      </w:pPr>
    </w:p>
    <w:p w14:paraId="64DD6E04" w14:textId="77777777" w:rsidR="0040040A" w:rsidRDefault="0040040A" w:rsidP="00531438">
      <w:pPr>
        <w:pStyle w:val="BodyText20"/>
      </w:pPr>
    </w:p>
    <w:p w14:paraId="1DD26D31" w14:textId="77777777" w:rsidR="0040040A" w:rsidRPr="00531438" w:rsidRDefault="0040040A" w:rsidP="00531438">
      <w:pPr>
        <w:pStyle w:val="BodyText20"/>
      </w:pPr>
    </w:p>
    <w:p w14:paraId="2CB3AD32" w14:textId="77777777" w:rsidR="00531438" w:rsidRPr="00531438" w:rsidRDefault="00531438" w:rsidP="00531438">
      <w:pPr>
        <w:pStyle w:val="BodyText20"/>
      </w:pPr>
    </w:p>
    <w:p w14:paraId="04081A14" w14:textId="77777777" w:rsidR="00531438" w:rsidRPr="00531438" w:rsidRDefault="00531438" w:rsidP="00531438">
      <w:pPr>
        <w:pStyle w:val="BodyText20"/>
      </w:pPr>
    </w:p>
    <w:p w14:paraId="45DD2C9C" w14:textId="77777777" w:rsidR="00531438" w:rsidRPr="00531438" w:rsidRDefault="00531438" w:rsidP="00531438">
      <w:pPr>
        <w:pStyle w:val="BodyText20"/>
      </w:pPr>
    </w:p>
    <w:p w14:paraId="5105311E" w14:textId="77777777" w:rsidR="00531438" w:rsidRDefault="00531438" w:rsidP="00531438">
      <w:pPr>
        <w:pStyle w:val="BodyText20"/>
      </w:pPr>
    </w:p>
    <w:p w14:paraId="4F3A1A93" w14:textId="77777777" w:rsidR="00BD7ABF" w:rsidRDefault="00BD7ABF" w:rsidP="00531438">
      <w:pPr>
        <w:pStyle w:val="BodyText20"/>
      </w:pPr>
    </w:p>
    <w:p w14:paraId="031A489B" w14:textId="77777777" w:rsidR="00BD7ABF" w:rsidRDefault="00BD7ABF" w:rsidP="00531438">
      <w:pPr>
        <w:pStyle w:val="BodyText20"/>
      </w:pPr>
    </w:p>
    <w:p w14:paraId="22601590" w14:textId="77777777" w:rsidR="0001372C" w:rsidRDefault="0001372C" w:rsidP="00531438">
      <w:pPr>
        <w:pStyle w:val="BodyText20"/>
      </w:pPr>
    </w:p>
    <w:p w14:paraId="5B27F215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5"/>
    </w:p>
    <w:bookmarkStart w:id="75" w:name="_Toc73692642" w:displacedByCustomXml="next"/>
    <w:bookmarkStart w:id="76" w:name="_Toc31988934" w:displacedByCustomXml="next"/>
    <w:bookmarkStart w:id="77" w:name="_Toc32478498" w:displacedByCustomXml="next"/>
    <w:bookmarkStart w:id="78" w:name="_Toc32485178" w:displacedByCustomXml="next"/>
    <w:bookmarkStart w:id="79" w:name="_Toc32485226" w:displacedByCustomXml="next"/>
    <w:bookmarkStart w:id="80" w:name="_Toc33605929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267EE606" w14:textId="77777777" w:rsidR="000B0CE4" w:rsidRDefault="000B0CE4" w:rsidP="000B0CE4">
          <w:pPr>
            <w:pStyle w:val="TableNames"/>
          </w:pPr>
          <w:r>
            <w:t>Contents</w:t>
          </w:r>
          <w:bookmarkEnd w:id="80"/>
          <w:bookmarkEnd w:id="79"/>
          <w:bookmarkEnd w:id="78"/>
          <w:bookmarkEnd w:id="77"/>
          <w:bookmarkEnd w:id="76"/>
          <w:bookmarkEnd w:id="75"/>
        </w:p>
        <w:p w14:paraId="6A963101" w14:textId="2B321471" w:rsidR="00D02A23" w:rsidRDefault="000B0CE4">
          <w:pPr>
            <w:pStyle w:val="TOC1"/>
            <w:tabs>
              <w:tab w:val="right" w:leader="dot" w:pos="9017"/>
            </w:tabs>
            <w:rPr>
              <w:ins w:id="81" w:author="gaurav" w:date="2021-06-04T09:50:00Z"/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  <w:ins w:id="82" w:author="gaurav" w:date="2021-06-04T09:50:00Z">
            <w:r w:rsidR="00D02A23" w:rsidRPr="001D7A8C">
              <w:rPr>
                <w:rStyle w:val="Hyperlink"/>
                <w:noProof/>
              </w:rPr>
              <w:fldChar w:fldCharType="begin"/>
            </w:r>
            <w:r w:rsidR="00D02A23" w:rsidRPr="001D7A8C">
              <w:rPr>
                <w:rStyle w:val="Hyperlink"/>
                <w:noProof/>
              </w:rPr>
              <w:instrText xml:space="preserve"> </w:instrText>
            </w:r>
            <w:r w:rsidR="00D02A23">
              <w:rPr>
                <w:noProof/>
              </w:rPr>
              <w:instrText>HYPERLINK \l "_Toc73692641"</w:instrText>
            </w:r>
            <w:r w:rsidR="00D02A23" w:rsidRPr="001D7A8C">
              <w:rPr>
                <w:rStyle w:val="Hyperlink"/>
                <w:noProof/>
              </w:rPr>
              <w:instrText xml:space="preserve"> </w:instrText>
            </w:r>
            <w:r w:rsidR="00D02A23" w:rsidRPr="001D7A8C">
              <w:rPr>
                <w:rStyle w:val="Hyperlink"/>
                <w:noProof/>
              </w:rPr>
            </w:r>
            <w:r w:rsidR="00D02A23" w:rsidRPr="001D7A8C">
              <w:rPr>
                <w:rStyle w:val="Hyperlink"/>
                <w:noProof/>
              </w:rPr>
              <w:fldChar w:fldCharType="separate"/>
            </w:r>
            <w:r w:rsidR="00D02A23" w:rsidRPr="001D7A8C">
              <w:rPr>
                <w:rStyle w:val="Hyperlink"/>
                <w:noProof/>
              </w:rPr>
              <w:t>Document Change History</w:t>
            </w:r>
            <w:r w:rsidR="00D02A23">
              <w:rPr>
                <w:noProof/>
                <w:webHidden/>
              </w:rPr>
              <w:tab/>
            </w:r>
            <w:r w:rsidR="00D02A23">
              <w:rPr>
                <w:noProof/>
                <w:webHidden/>
              </w:rPr>
              <w:fldChar w:fldCharType="begin"/>
            </w:r>
            <w:r w:rsidR="00D02A23">
              <w:rPr>
                <w:noProof/>
                <w:webHidden/>
              </w:rPr>
              <w:instrText xml:space="preserve"> PAGEREF _Toc73692641 \h </w:instrText>
            </w:r>
            <w:r w:rsidR="00D02A23">
              <w:rPr>
                <w:noProof/>
                <w:webHidden/>
              </w:rPr>
            </w:r>
          </w:ins>
          <w:r w:rsidR="00D02A23">
            <w:rPr>
              <w:noProof/>
              <w:webHidden/>
            </w:rPr>
            <w:fldChar w:fldCharType="separate"/>
          </w:r>
          <w:ins w:id="83" w:author="gaurav" w:date="2021-06-04T09:50:00Z">
            <w:r w:rsidR="00D02A23">
              <w:rPr>
                <w:noProof/>
                <w:webHidden/>
              </w:rPr>
              <w:t>i</w:t>
            </w:r>
            <w:r w:rsidR="00D02A23">
              <w:rPr>
                <w:noProof/>
                <w:webHidden/>
              </w:rPr>
              <w:fldChar w:fldCharType="end"/>
            </w:r>
            <w:r w:rsidR="00D02A23" w:rsidRPr="001D7A8C">
              <w:rPr>
                <w:rStyle w:val="Hyperlink"/>
                <w:noProof/>
              </w:rPr>
              <w:fldChar w:fldCharType="end"/>
            </w:r>
          </w:ins>
        </w:p>
        <w:p w14:paraId="1EE2D6F2" w14:textId="79D2474E" w:rsidR="00D02A23" w:rsidRDefault="00D02A23">
          <w:pPr>
            <w:pStyle w:val="TOC1"/>
            <w:tabs>
              <w:tab w:val="right" w:leader="dot" w:pos="9017"/>
            </w:tabs>
            <w:rPr>
              <w:ins w:id="84" w:author="gaurav" w:date="2021-06-04T09:50:00Z"/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ins w:id="85" w:author="gaurav" w:date="2021-06-04T09:50:00Z">
            <w:r w:rsidRPr="001D7A8C">
              <w:rPr>
                <w:rStyle w:val="Hyperlink"/>
                <w:noProof/>
              </w:rPr>
              <w:fldChar w:fldCharType="begin"/>
            </w:r>
            <w:r w:rsidRPr="001D7A8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"_Toc73692642"</w:instrText>
            </w:r>
            <w:r w:rsidRPr="001D7A8C">
              <w:rPr>
                <w:rStyle w:val="Hyperlink"/>
                <w:noProof/>
              </w:rPr>
              <w:instrText xml:space="preserve"> </w:instrText>
            </w:r>
            <w:r w:rsidRPr="001D7A8C">
              <w:rPr>
                <w:rStyle w:val="Hyperlink"/>
                <w:noProof/>
              </w:rPr>
            </w:r>
            <w:r w:rsidRPr="001D7A8C">
              <w:rPr>
                <w:rStyle w:val="Hyperlink"/>
                <w:noProof/>
              </w:rPr>
              <w:fldChar w:fldCharType="separate"/>
            </w:r>
            <w:r w:rsidRPr="001D7A8C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_Toc73692642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6" w:author="gaurav" w:date="2021-06-04T09:50:00Z"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  <w:r w:rsidRPr="001D7A8C">
              <w:rPr>
                <w:rStyle w:val="Hyperlink"/>
                <w:noProof/>
              </w:rPr>
              <w:fldChar w:fldCharType="end"/>
            </w:r>
          </w:ins>
        </w:p>
        <w:p w14:paraId="7F5CC4BF" w14:textId="7194FCE1" w:rsidR="00D02A23" w:rsidRDefault="00D02A23">
          <w:pPr>
            <w:pStyle w:val="TOC1"/>
            <w:tabs>
              <w:tab w:val="right" w:leader="dot" w:pos="9017"/>
            </w:tabs>
            <w:rPr>
              <w:ins w:id="87" w:author="gaurav" w:date="2021-06-04T09:50:00Z"/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ins w:id="88" w:author="gaurav" w:date="2021-06-04T09:50:00Z">
            <w:r w:rsidRPr="001D7A8C">
              <w:rPr>
                <w:rStyle w:val="Hyperlink"/>
                <w:noProof/>
              </w:rPr>
              <w:fldChar w:fldCharType="begin"/>
            </w:r>
            <w:r w:rsidRPr="001D7A8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"_Toc73692643"</w:instrText>
            </w:r>
            <w:r w:rsidRPr="001D7A8C">
              <w:rPr>
                <w:rStyle w:val="Hyperlink"/>
                <w:noProof/>
              </w:rPr>
              <w:instrText xml:space="preserve"> </w:instrText>
            </w:r>
            <w:r w:rsidRPr="001D7A8C">
              <w:rPr>
                <w:rStyle w:val="Hyperlink"/>
                <w:noProof/>
              </w:rPr>
            </w:r>
            <w:r w:rsidRPr="001D7A8C">
              <w:rPr>
                <w:rStyle w:val="Hyperlink"/>
                <w:noProof/>
              </w:rPr>
              <w:fldChar w:fldCharType="separate"/>
            </w:r>
            <w:r w:rsidRPr="001D7A8C">
              <w:rPr>
                <w:rStyle w:val="Hyperlink"/>
                <w:noProof/>
              </w:rPr>
              <w:t>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_Toc73692643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9" w:author="gaurav" w:date="2021-06-04T09:50:00Z"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  <w:r w:rsidRPr="001D7A8C">
              <w:rPr>
                <w:rStyle w:val="Hyperlink"/>
                <w:noProof/>
              </w:rPr>
              <w:fldChar w:fldCharType="end"/>
            </w:r>
          </w:ins>
        </w:p>
        <w:p w14:paraId="24F4D47D" w14:textId="0FBD099F" w:rsidR="00D02A23" w:rsidRDefault="00D02A23">
          <w:pPr>
            <w:pStyle w:val="TOC1"/>
            <w:tabs>
              <w:tab w:val="left" w:pos="397"/>
              <w:tab w:val="right" w:leader="dot" w:pos="9017"/>
            </w:tabs>
            <w:rPr>
              <w:ins w:id="90" w:author="gaurav" w:date="2021-06-04T09:50:00Z"/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ins w:id="91" w:author="gaurav" w:date="2021-06-04T09:50:00Z">
            <w:r w:rsidRPr="001D7A8C">
              <w:rPr>
                <w:rStyle w:val="Hyperlink"/>
                <w:noProof/>
              </w:rPr>
              <w:fldChar w:fldCharType="begin"/>
            </w:r>
            <w:r w:rsidRPr="001D7A8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"_Toc73692644"</w:instrText>
            </w:r>
            <w:r w:rsidRPr="001D7A8C">
              <w:rPr>
                <w:rStyle w:val="Hyperlink"/>
                <w:noProof/>
              </w:rPr>
              <w:instrText xml:space="preserve"> </w:instrText>
            </w:r>
            <w:r w:rsidRPr="001D7A8C">
              <w:rPr>
                <w:rStyle w:val="Hyperlink"/>
                <w:noProof/>
              </w:rPr>
            </w:r>
            <w:r w:rsidRPr="001D7A8C">
              <w:rPr>
                <w:rStyle w:val="Hyperlink"/>
                <w:noProof/>
              </w:rPr>
              <w:fldChar w:fldCharType="separate"/>
            </w:r>
            <w:r w:rsidRPr="001D7A8C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Pr="001D7A8C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_Toc73692644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2" w:author="gaurav" w:date="2021-06-04T09:50:00Z"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  <w:r w:rsidRPr="001D7A8C">
              <w:rPr>
                <w:rStyle w:val="Hyperlink"/>
                <w:noProof/>
              </w:rPr>
              <w:fldChar w:fldCharType="end"/>
            </w:r>
          </w:ins>
        </w:p>
        <w:p w14:paraId="5F88980C" w14:textId="2A9F0A67" w:rsidR="00D02A23" w:rsidRDefault="00D02A23">
          <w:pPr>
            <w:pStyle w:val="TOC2"/>
            <w:tabs>
              <w:tab w:val="left" w:pos="960"/>
              <w:tab w:val="right" w:leader="dot" w:pos="9017"/>
            </w:tabs>
            <w:rPr>
              <w:ins w:id="93" w:author="gaurav" w:date="2021-06-04T09:50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94" w:author="gaurav" w:date="2021-06-04T09:50:00Z">
            <w:r w:rsidRPr="001D7A8C">
              <w:rPr>
                <w:rStyle w:val="Hyperlink"/>
                <w:noProof/>
              </w:rPr>
              <w:fldChar w:fldCharType="begin"/>
            </w:r>
            <w:r w:rsidRPr="001D7A8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"_Toc73692645"</w:instrText>
            </w:r>
            <w:r w:rsidRPr="001D7A8C">
              <w:rPr>
                <w:rStyle w:val="Hyperlink"/>
                <w:noProof/>
              </w:rPr>
              <w:instrText xml:space="preserve"> </w:instrText>
            </w:r>
            <w:r w:rsidRPr="001D7A8C">
              <w:rPr>
                <w:rStyle w:val="Hyperlink"/>
                <w:noProof/>
              </w:rPr>
            </w:r>
            <w:r w:rsidRPr="001D7A8C">
              <w:rPr>
                <w:rStyle w:val="Hyperlink"/>
                <w:noProof/>
              </w:rPr>
              <w:fldChar w:fldCharType="separate"/>
            </w:r>
            <w:r w:rsidRPr="001D7A8C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1D7A8C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_Toc73692645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5" w:author="gaurav" w:date="2021-06-04T09:50:00Z"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  <w:r w:rsidRPr="001D7A8C">
              <w:rPr>
                <w:rStyle w:val="Hyperlink"/>
                <w:noProof/>
              </w:rPr>
              <w:fldChar w:fldCharType="end"/>
            </w:r>
          </w:ins>
        </w:p>
        <w:p w14:paraId="163DFFFE" w14:textId="6E621183" w:rsidR="00D02A23" w:rsidRDefault="00D02A23">
          <w:pPr>
            <w:pStyle w:val="TOC2"/>
            <w:tabs>
              <w:tab w:val="left" w:pos="960"/>
              <w:tab w:val="right" w:leader="dot" w:pos="9017"/>
            </w:tabs>
            <w:rPr>
              <w:ins w:id="96" w:author="gaurav" w:date="2021-06-04T09:50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97" w:author="gaurav" w:date="2021-06-04T09:50:00Z">
            <w:r w:rsidRPr="001D7A8C">
              <w:rPr>
                <w:rStyle w:val="Hyperlink"/>
                <w:noProof/>
              </w:rPr>
              <w:fldChar w:fldCharType="begin"/>
            </w:r>
            <w:r w:rsidRPr="001D7A8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"_Toc73692646"</w:instrText>
            </w:r>
            <w:r w:rsidRPr="001D7A8C">
              <w:rPr>
                <w:rStyle w:val="Hyperlink"/>
                <w:noProof/>
              </w:rPr>
              <w:instrText xml:space="preserve"> </w:instrText>
            </w:r>
            <w:r w:rsidRPr="001D7A8C">
              <w:rPr>
                <w:rStyle w:val="Hyperlink"/>
                <w:noProof/>
              </w:rPr>
            </w:r>
            <w:r w:rsidRPr="001D7A8C">
              <w:rPr>
                <w:rStyle w:val="Hyperlink"/>
                <w:noProof/>
              </w:rPr>
              <w:fldChar w:fldCharType="separate"/>
            </w:r>
            <w:r w:rsidRPr="001D7A8C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1D7A8C">
              <w:rPr>
                <w:rStyle w:val="Hyperlink"/>
                <w:noProof/>
              </w:rPr>
              <w:t>Acronyms &amp;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_Toc73692646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8" w:author="gaurav" w:date="2021-06-04T09:50:00Z"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  <w:r w:rsidRPr="001D7A8C">
              <w:rPr>
                <w:rStyle w:val="Hyperlink"/>
                <w:noProof/>
              </w:rPr>
              <w:fldChar w:fldCharType="end"/>
            </w:r>
          </w:ins>
        </w:p>
        <w:p w14:paraId="639281DF" w14:textId="74A1C8A6" w:rsidR="00D02A23" w:rsidRDefault="00D02A23">
          <w:pPr>
            <w:pStyle w:val="TOC2"/>
            <w:tabs>
              <w:tab w:val="left" w:pos="960"/>
              <w:tab w:val="right" w:leader="dot" w:pos="9017"/>
            </w:tabs>
            <w:rPr>
              <w:ins w:id="99" w:author="gaurav" w:date="2021-06-04T09:50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00" w:author="gaurav" w:date="2021-06-04T09:50:00Z">
            <w:r w:rsidRPr="001D7A8C">
              <w:rPr>
                <w:rStyle w:val="Hyperlink"/>
                <w:noProof/>
              </w:rPr>
              <w:fldChar w:fldCharType="begin"/>
            </w:r>
            <w:r w:rsidRPr="001D7A8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"_Toc73692647"</w:instrText>
            </w:r>
            <w:r w:rsidRPr="001D7A8C">
              <w:rPr>
                <w:rStyle w:val="Hyperlink"/>
                <w:noProof/>
              </w:rPr>
              <w:instrText xml:space="preserve"> </w:instrText>
            </w:r>
            <w:r w:rsidRPr="001D7A8C">
              <w:rPr>
                <w:rStyle w:val="Hyperlink"/>
                <w:noProof/>
              </w:rPr>
            </w:r>
            <w:r w:rsidRPr="001D7A8C">
              <w:rPr>
                <w:rStyle w:val="Hyperlink"/>
                <w:noProof/>
              </w:rPr>
              <w:fldChar w:fldCharType="separate"/>
            </w:r>
            <w:r w:rsidRPr="001D7A8C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1D7A8C">
              <w:rPr>
                <w:rStyle w:val="Hyperlink"/>
                <w:noProof/>
              </w:rPr>
              <w:t>Conventions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_Toc73692647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1" w:author="gaurav" w:date="2021-06-04T09:50:00Z"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  <w:r w:rsidRPr="001D7A8C">
              <w:rPr>
                <w:rStyle w:val="Hyperlink"/>
                <w:noProof/>
              </w:rPr>
              <w:fldChar w:fldCharType="end"/>
            </w:r>
          </w:ins>
        </w:p>
        <w:p w14:paraId="068D369C" w14:textId="75C6FE2A" w:rsidR="00D02A23" w:rsidRDefault="00D02A23">
          <w:pPr>
            <w:pStyle w:val="TOC1"/>
            <w:tabs>
              <w:tab w:val="left" w:pos="397"/>
              <w:tab w:val="right" w:leader="dot" w:pos="9017"/>
            </w:tabs>
            <w:rPr>
              <w:ins w:id="102" w:author="gaurav" w:date="2021-06-04T09:50:00Z"/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ins w:id="103" w:author="gaurav" w:date="2021-06-04T09:50:00Z">
            <w:r w:rsidRPr="001D7A8C">
              <w:rPr>
                <w:rStyle w:val="Hyperlink"/>
                <w:noProof/>
              </w:rPr>
              <w:fldChar w:fldCharType="begin"/>
            </w:r>
            <w:r w:rsidRPr="001D7A8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"_Toc73692648"</w:instrText>
            </w:r>
            <w:r w:rsidRPr="001D7A8C">
              <w:rPr>
                <w:rStyle w:val="Hyperlink"/>
                <w:noProof/>
              </w:rPr>
              <w:instrText xml:space="preserve"> </w:instrText>
            </w:r>
            <w:r w:rsidRPr="001D7A8C">
              <w:rPr>
                <w:rStyle w:val="Hyperlink"/>
                <w:noProof/>
              </w:rPr>
            </w:r>
            <w:r w:rsidRPr="001D7A8C">
              <w:rPr>
                <w:rStyle w:val="Hyperlink"/>
                <w:noProof/>
              </w:rPr>
              <w:fldChar w:fldCharType="separate"/>
            </w:r>
            <w:r w:rsidRPr="001D7A8C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Pr="001D7A8C">
              <w:rPr>
                <w:rStyle w:val="Hyperlink"/>
                <w:noProof/>
              </w:rPr>
              <w:t>Distributor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_Toc73692648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4" w:author="gaurav" w:date="2021-06-04T09:50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1D7A8C">
              <w:rPr>
                <w:rStyle w:val="Hyperlink"/>
                <w:noProof/>
              </w:rPr>
              <w:fldChar w:fldCharType="end"/>
            </w:r>
          </w:ins>
        </w:p>
        <w:p w14:paraId="7274B60B" w14:textId="7CAD9F75" w:rsidR="00D02A23" w:rsidRDefault="00D02A23">
          <w:pPr>
            <w:pStyle w:val="TOC2"/>
            <w:tabs>
              <w:tab w:val="left" w:pos="960"/>
              <w:tab w:val="right" w:leader="dot" w:pos="9017"/>
            </w:tabs>
            <w:rPr>
              <w:ins w:id="105" w:author="gaurav" w:date="2021-06-04T09:50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06" w:author="gaurav" w:date="2021-06-04T09:50:00Z">
            <w:r w:rsidRPr="001D7A8C">
              <w:rPr>
                <w:rStyle w:val="Hyperlink"/>
                <w:noProof/>
              </w:rPr>
              <w:fldChar w:fldCharType="begin"/>
            </w:r>
            <w:r w:rsidRPr="001D7A8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"_Toc73692649"</w:instrText>
            </w:r>
            <w:r w:rsidRPr="001D7A8C">
              <w:rPr>
                <w:rStyle w:val="Hyperlink"/>
                <w:noProof/>
              </w:rPr>
              <w:instrText xml:space="preserve"> </w:instrText>
            </w:r>
            <w:r w:rsidRPr="001D7A8C">
              <w:rPr>
                <w:rStyle w:val="Hyperlink"/>
                <w:noProof/>
              </w:rPr>
            </w:r>
            <w:r w:rsidRPr="001D7A8C">
              <w:rPr>
                <w:rStyle w:val="Hyperlink"/>
                <w:noProof/>
              </w:rPr>
              <w:fldChar w:fldCharType="separate"/>
            </w:r>
            <w:r w:rsidRPr="001D7A8C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1D7A8C">
              <w:rPr>
                <w:rStyle w:val="Hyperlink"/>
                <w:noProof/>
              </w:rPr>
              <w:t>Application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_Toc73692649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7" w:author="gaurav" w:date="2021-06-04T09:50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1D7A8C">
              <w:rPr>
                <w:rStyle w:val="Hyperlink"/>
                <w:noProof/>
              </w:rPr>
              <w:fldChar w:fldCharType="end"/>
            </w:r>
          </w:ins>
        </w:p>
        <w:p w14:paraId="0278A6C1" w14:textId="44833B21" w:rsidR="00D02A23" w:rsidRDefault="00D02A23">
          <w:pPr>
            <w:pStyle w:val="TOC2"/>
            <w:tabs>
              <w:tab w:val="left" w:pos="960"/>
              <w:tab w:val="right" w:leader="dot" w:pos="9017"/>
            </w:tabs>
            <w:rPr>
              <w:ins w:id="108" w:author="gaurav" w:date="2021-06-04T09:50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09" w:author="gaurav" w:date="2021-06-04T09:50:00Z">
            <w:r w:rsidRPr="001D7A8C">
              <w:rPr>
                <w:rStyle w:val="Hyperlink"/>
                <w:noProof/>
              </w:rPr>
              <w:fldChar w:fldCharType="begin"/>
            </w:r>
            <w:r w:rsidRPr="001D7A8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"_Toc73692650"</w:instrText>
            </w:r>
            <w:r w:rsidRPr="001D7A8C">
              <w:rPr>
                <w:rStyle w:val="Hyperlink"/>
                <w:noProof/>
              </w:rPr>
              <w:instrText xml:space="preserve"> </w:instrText>
            </w:r>
            <w:r w:rsidRPr="001D7A8C">
              <w:rPr>
                <w:rStyle w:val="Hyperlink"/>
                <w:noProof/>
              </w:rPr>
            </w:r>
            <w:r w:rsidRPr="001D7A8C">
              <w:rPr>
                <w:rStyle w:val="Hyperlink"/>
                <w:noProof/>
              </w:rPr>
              <w:fldChar w:fldCharType="separate"/>
            </w:r>
            <w:r w:rsidRPr="001D7A8C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1D7A8C">
              <w:rPr>
                <w:rStyle w:val="Hyperlink"/>
                <w:noProof/>
              </w:rPr>
              <w:t>Logging into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_Toc73692650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0" w:author="gaurav" w:date="2021-06-04T09:50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1D7A8C">
              <w:rPr>
                <w:rStyle w:val="Hyperlink"/>
                <w:noProof/>
              </w:rPr>
              <w:fldChar w:fldCharType="end"/>
            </w:r>
          </w:ins>
        </w:p>
        <w:p w14:paraId="69A1FD2C" w14:textId="72FC8583" w:rsidR="00D02A23" w:rsidRDefault="00D02A23">
          <w:pPr>
            <w:pStyle w:val="TOC2"/>
            <w:tabs>
              <w:tab w:val="left" w:pos="960"/>
              <w:tab w:val="right" w:leader="dot" w:pos="9017"/>
            </w:tabs>
            <w:rPr>
              <w:ins w:id="111" w:author="gaurav" w:date="2021-06-04T09:50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12" w:author="gaurav" w:date="2021-06-04T09:50:00Z">
            <w:r w:rsidRPr="001D7A8C">
              <w:rPr>
                <w:rStyle w:val="Hyperlink"/>
                <w:noProof/>
              </w:rPr>
              <w:fldChar w:fldCharType="begin"/>
            </w:r>
            <w:r w:rsidRPr="001D7A8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"_Toc73692651"</w:instrText>
            </w:r>
            <w:r w:rsidRPr="001D7A8C">
              <w:rPr>
                <w:rStyle w:val="Hyperlink"/>
                <w:noProof/>
              </w:rPr>
              <w:instrText xml:space="preserve"> </w:instrText>
            </w:r>
            <w:r w:rsidRPr="001D7A8C">
              <w:rPr>
                <w:rStyle w:val="Hyperlink"/>
                <w:noProof/>
              </w:rPr>
            </w:r>
            <w:r w:rsidRPr="001D7A8C">
              <w:rPr>
                <w:rStyle w:val="Hyperlink"/>
                <w:noProof/>
              </w:rPr>
              <w:fldChar w:fldCharType="separate"/>
            </w:r>
            <w:r w:rsidRPr="001D7A8C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1D7A8C">
              <w:rPr>
                <w:rStyle w:val="Hyperlink"/>
                <w:noProof/>
              </w:rPr>
              <w:t>Application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_Toc73692651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3" w:author="gaurav" w:date="2021-06-04T09:50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1D7A8C">
              <w:rPr>
                <w:rStyle w:val="Hyperlink"/>
                <w:noProof/>
              </w:rPr>
              <w:fldChar w:fldCharType="end"/>
            </w:r>
          </w:ins>
        </w:p>
        <w:p w14:paraId="067A70A2" w14:textId="6FA393E7" w:rsidR="00D02A23" w:rsidRDefault="00D02A23">
          <w:pPr>
            <w:pStyle w:val="TOC3"/>
            <w:tabs>
              <w:tab w:val="left" w:pos="1200"/>
              <w:tab w:val="right" w:leader="dot" w:pos="9017"/>
            </w:tabs>
            <w:rPr>
              <w:ins w:id="114" w:author="gaurav" w:date="2021-06-04T09:50:00Z"/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ins w:id="115" w:author="gaurav" w:date="2021-06-04T09:50:00Z">
            <w:r w:rsidRPr="001D7A8C">
              <w:rPr>
                <w:rStyle w:val="Hyperlink"/>
                <w:noProof/>
              </w:rPr>
              <w:fldChar w:fldCharType="begin"/>
            </w:r>
            <w:r w:rsidRPr="001D7A8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"_Toc73692652"</w:instrText>
            </w:r>
            <w:r w:rsidRPr="001D7A8C">
              <w:rPr>
                <w:rStyle w:val="Hyperlink"/>
                <w:noProof/>
              </w:rPr>
              <w:instrText xml:space="preserve"> </w:instrText>
            </w:r>
            <w:r w:rsidRPr="001D7A8C">
              <w:rPr>
                <w:rStyle w:val="Hyperlink"/>
                <w:noProof/>
              </w:rPr>
            </w:r>
            <w:r w:rsidRPr="001D7A8C">
              <w:rPr>
                <w:rStyle w:val="Hyperlink"/>
                <w:noProof/>
              </w:rPr>
              <w:fldChar w:fldCharType="separate"/>
            </w:r>
            <w:r w:rsidRPr="001D7A8C">
              <w:rPr>
                <w:rStyle w:val="Hyperlink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Pr="001D7A8C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_Toc73692652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6" w:author="gaurav" w:date="2021-06-04T09:50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1D7A8C">
              <w:rPr>
                <w:rStyle w:val="Hyperlink"/>
                <w:noProof/>
              </w:rPr>
              <w:fldChar w:fldCharType="end"/>
            </w:r>
          </w:ins>
        </w:p>
        <w:p w14:paraId="223FB3B2" w14:textId="2B3CE0F5" w:rsidR="00D02A23" w:rsidRDefault="00D02A23">
          <w:pPr>
            <w:pStyle w:val="TOC2"/>
            <w:tabs>
              <w:tab w:val="left" w:pos="960"/>
              <w:tab w:val="right" w:leader="dot" w:pos="9017"/>
            </w:tabs>
            <w:rPr>
              <w:ins w:id="117" w:author="gaurav" w:date="2021-06-04T09:50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18" w:author="gaurav" w:date="2021-06-04T09:50:00Z">
            <w:r w:rsidRPr="001D7A8C">
              <w:rPr>
                <w:rStyle w:val="Hyperlink"/>
                <w:noProof/>
              </w:rPr>
              <w:fldChar w:fldCharType="begin"/>
            </w:r>
            <w:r w:rsidRPr="001D7A8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"_Toc73692653"</w:instrText>
            </w:r>
            <w:r w:rsidRPr="001D7A8C">
              <w:rPr>
                <w:rStyle w:val="Hyperlink"/>
                <w:noProof/>
              </w:rPr>
              <w:instrText xml:space="preserve"> </w:instrText>
            </w:r>
            <w:r w:rsidRPr="001D7A8C">
              <w:rPr>
                <w:rStyle w:val="Hyperlink"/>
                <w:noProof/>
              </w:rPr>
            </w:r>
            <w:r w:rsidRPr="001D7A8C">
              <w:rPr>
                <w:rStyle w:val="Hyperlink"/>
                <w:noProof/>
              </w:rPr>
              <w:fldChar w:fldCharType="separate"/>
            </w:r>
            <w:r w:rsidRPr="001D7A8C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1D7A8C">
              <w:rPr>
                <w:rStyle w:val="Hyperlink"/>
                <w:noProof/>
              </w:rPr>
              <w:t>Stock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_Toc73692653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9" w:author="gaurav" w:date="2021-06-04T09:50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1D7A8C">
              <w:rPr>
                <w:rStyle w:val="Hyperlink"/>
                <w:noProof/>
              </w:rPr>
              <w:fldChar w:fldCharType="end"/>
            </w:r>
          </w:ins>
        </w:p>
        <w:p w14:paraId="00DD7A07" w14:textId="211ED251" w:rsidR="00D02A23" w:rsidRDefault="00D02A23">
          <w:pPr>
            <w:pStyle w:val="TOC2"/>
            <w:tabs>
              <w:tab w:val="left" w:pos="960"/>
              <w:tab w:val="right" w:leader="dot" w:pos="9017"/>
            </w:tabs>
            <w:rPr>
              <w:ins w:id="120" w:author="gaurav" w:date="2021-06-04T09:50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21" w:author="gaurav" w:date="2021-06-04T09:50:00Z">
            <w:r w:rsidRPr="001D7A8C">
              <w:rPr>
                <w:rStyle w:val="Hyperlink"/>
                <w:noProof/>
              </w:rPr>
              <w:fldChar w:fldCharType="begin"/>
            </w:r>
            <w:r w:rsidRPr="001D7A8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"_Toc73692654"</w:instrText>
            </w:r>
            <w:r w:rsidRPr="001D7A8C">
              <w:rPr>
                <w:rStyle w:val="Hyperlink"/>
                <w:noProof/>
              </w:rPr>
              <w:instrText xml:space="preserve"> </w:instrText>
            </w:r>
            <w:r w:rsidRPr="001D7A8C">
              <w:rPr>
                <w:rStyle w:val="Hyperlink"/>
                <w:noProof/>
              </w:rPr>
            </w:r>
            <w:r w:rsidRPr="001D7A8C">
              <w:rPr>
                <w:rStyle w:val="Hyperlink"/>
                <w:noProof/>
              </w:rPr>
              <w:fldChar w:fldCharType="separate"/>
            </w:r>
            <w:r w:rsidRPr="001D7A8C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1D7A8C">
              <w:rPr>
                <w:rStyle w:val="Hyperlink"/>
                <w:noProof/>
              </w:rPr>
              <w:t>Edit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_Toc73692654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2" w:author="gaurav" w:date="2021-06-04T09:50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1D7A8C">
              <w:rPr>
                <w:rStyle w:val="Hyperlink"/>
                <w:noProof/>
              </w:rPr>
              <w:fldChar w:fldCharType="end"/>
            </w:r>
          </w:ins>
        </w:p>
        <w:p w14:paraId="4B9F0129" w14:textId="0B3C6567" w:rsidR="00D02A23" w:rsidRDefault="00D02A23">
          <w:pPr>
            <w:pStyle w:val="TOC2"/>
            <w:tabs>
              <w:tab w:val="left" w:pos="960"/>
              <w:tab w:val="right" w:leader="dot" w:pos="9017"/>
            </w:tabs>
            <w:rPr>
              <w:ins w:id="123" w:author="gaurav" w:date="2021-06-04T09:50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24" w:author="gaurav" w:date="2021-06-04T09:50:00Z">
            <w:r w:rsidRPr="001D7A8C">
              <w:rPr>
                <w:rStyle w:val="Hyperlink"/>
                <w:noProof/>
              </w:rPr>
              <w:fldChar w:fldCharType="begin"/>
            </w:r>
            <w:r w:rsidRPr="001D7A8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"_Toc73692655"</w:instrText>
            </w:r>
            <w:r w:rsidRPr="001D7A8C">
              <w:rPr>
                <w:rStyle w:val="Hyperlink"/>
                <w:noProof/>
              </w:rPr>
              <w:instrText xml:space="preserve"> </w:instrText>
            </w:r>
            <w:r w:rsidRPr="001D7A8C">
              <w:rPr>
                <w:rStyle w:val="Hyperlink"/>
                <w:noProof/>
              </w:rPr>
            </w:r>
            <w:r w:rsidRPr="001D7A8C">
              <w:rPr>
                <w:rStyle w:val="Hyperlink"/>
                <w:noProof/>
              </w:rPr>
              <w:fldChar w:fldCharType="separate"/>
            </w:r>
            <w:r w:rsidRPr="001D7A8C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1D7A8C">
              <w:rPr>
                <w:rStyle w:val="Hyperlink"/>
                <w:noProof/>
              </w:rPr>
              <w:t>Filter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_Toc73692655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5" w:author="gaurav" w:date="2021-06-04T09:50:00Z"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1D7A8C">
              <w:rPr>
                <w:rStyle w:val="Hyperlink"/>
                <w:noProof/>
              </w:rPr>
              <w:fldChar w:fldCharType="end"/>
            </w:r>
          </w:ins>
        </w:p>
        <w:p w14:paraId="2DFC5897" w14:textId="08373F8B" w:rsidR="00D02A23" w:rsidRDefault="00D02A23">
          <w:pPr>
            <w:pStyle w:val="TOC2"/>
            <w:tabs>
              <w:tab w:val="left" w:pos="720"/>
              <w:tab w:val="right" w:leader="dot" w:pos="9017"/>
            </w:tabs>
            <w:rPr>
              <w:ins w:id="126" w:author="gaurav" w:date="2021-06-04T09:50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27" w:author="gaurav" w:date="2021-06-04T09:50:00Z">
            <w:r w:rsidRPr="001D7A8C">
              <w:rPr>
                <w:rStyle w:val="Hyperlink"/>
                <w:noProof/>
              </w:rPr>
              <w:fldChar w:fldCharType="begin"/>
            </w:r>
            <w:r w:rsidRPr="001D7A8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"_Toc73692656"</w:instrText>
            </w:r>
            <w:r w:rsidRPr="001D7A8C">
              <w:rPr>
                <w:rStyle w:val="Hyperlink"/>
                <w:noProof/>
              </w:rPr>
              <w:instrText xml:space="preserve"> </w:instrText>
            </w:r>
            <w:r w:rsidRPr="001D7A8C">
              <w:rPr>
                <w:rStyle w:val="Hyperlink"/>
                <w:noProof/>
              </w:rPr>
            </w:r>
            <w:r w:rsidRPr="001D7A8C">
              <w:rPr>
                <w:rStyle w:val="Hyperlink"/>
                <w:noProof/>
              </w:rPr>
              <w:fldChar w:fldCharType="separate"/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1D7A8C">
              <w:rPr>
                <w:rStyle w:val="Hyperlink"/>
                <w:noProof/>
              </w:rPr>
              <w:t>The user can clear all filters using the “Clear All Filters” button. This will reset all the filter values applied on the page.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_Toc73692656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8" w:author="gaurav" w:date="2021-06-04T09:50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1D7A8C">
              <w:rPr>
                <w:rStyle w:val="Hyperlink"/>
                <w:noProof/>
              </w:rPr>
              <w:fldChar w:fldCharType="end"/>
            </w:r>
          </w:ins>
        </w:p>
        <w:p w14:paraId="44DF5DDD" w14:textId="4C798DEF" w:rsidR="00D02A23" w:rsidRPr="00D02A23" w:rsidRDefault="00D02A23">
          <w:pPr>
            <w:pStyle w:val="TOC2"/>
            <w:tabs>
              <w:tab w:val="left" w:pos="960"/>
              <w:tab w:val="right" w:leader="dot" w:pos="9017"/>
            </w:tabs>
            <w:rPr>
              <w:ins w:id="129" w:author="gaurav" w:date="2021-06-04T09:50:00Z"/>
              <w:rFonts w:eastAsiaTheme="minorEastAsia"/>
              <w:rPrChange w:id="130" w:author="gaurav" w:date="2021-06-04T09:50:00Z">
                <w:rPr>
                  <w:ins w:id="131" w:author="gaurav" w:date="2021-06-04T09:50:00Z"/>
                  <w:rFonts w:asciiTheme="minorHAnsi" w:eastAsiaTheme="minorEastAsia" w:hAnsiTheme="minorHAnsi" w:cstheme="minorBidi"/>
                  <w:b w:val="0"/>
                  <w:bCs w:val="0"/>
                  <w:noProof/>
                  <w:lang w:val="en-IN" w:eastAsia="en-IN"/>
                </w:rPr>
              </w:rPrChange>
            </w:rPr>
          </w:pPr>
          <w:ins w:id="132" w:author="gaurav" w:date="2021-06-04T09:50:00Z">
            <w:r w:rsidRPr="00D02A23">
              <w:rPr>
                <w:rPrChange w:id="133" w:author="gaurav" w:date="2021-06-04T09:50:00Z">
                  <w:rPr>
                    <w:rStyle w:val="Hyperlink"/>
                    <w:noProof/>
                  </w:rPr>
                </w:rPrChange>
              </w:rPr>
              <w:fldChar w:fldCharType="begin"/>
            </w:r>
            <w:r w:rsidRPr="00D02A23">
              <w:rPr>
                <w:rPrChange w:id="134" w:author="gaurav" w:date="2021-06-04T09:50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D02A23">
              <w:rPr>
                <w:rPrChange w:id="135" w:author="gaurav" w:date="2021-06-04T09:50:00Z">
                  <w:rPr>
                    <w:noProof/>
                  </w:rPr>
                </w:rPrChange>
              </w:rPr>
              <w:instrText>HYPERLINK \l "_Toc73692657"</w:instrText>
            </w:r>
            <w:r w:rsidRPr="00D02A23">
              <w:rPr>
                <w:rPrChange w:id="136" w:author="gaurav" w:date="2021-06-04T09:50:00Z">
                  <w:rPr>
                    <w:rStyle w:val="Hyperlink"/>
                    <w:noProof/>
                  </w:rPr>
                </w:rPrChange>
              </w:rPr>
              <w:instrText xml:space="preserve"> </w:instrText>
            </w:r>
            <w:r w:rsidRPr="00D02A23">
              <w:rPr>
                <w:rPrChange w:id="137" w:author="gaurav" w:date="2021-06-04T09:50:00Z">
                  <w:rPr>
                    <w:rStyle w:val="Hyperlink"/>
                    <w:noProof/>
                  </w:rPr>
                </w:rPrChange>
              </w:rPr>
            </w:r>
            <w:r w:rsidRPr="00D02A23">
              <w:rPr>
                <w:rPrChange w:id="138" w:author="gaurav" w:date="2021-06-04T09:50:00Z">
                  <w:rPr>
                    <w:rStyle w:val="Hyperlink"/>
                    <w:noProof/>
                  </w:rPr>
                </w:rPrChange>
              </w:rPr>
              <w:fldChar w:fldCharType="separate"/>
            </w:r>
            <w:r w:rsidRPr="00D02A23">
              <w:rPr>
                <w:rPrChange w:id="139" w:author="gaurav" w:date="2021-06-04T09:50:00Z">
                  <w:rPr>
                    <w:rStyle w:val="Hyperlink"/>
                    <w:noProof/>
                  </w:rPr>
                </w:rPrChange>
              </w:rPr>
              <w:t>2.7</w:t>
            </w:r>
            <w:r w:rsidRPr="00D02A23">
              <w:rPr>
                <w:rFonts w:eastAsiaTheme="minorEastAsia"/>
                <w:rPrChange w:id="140" w:author="gaurav" w:date="2021-06-04T09:50:00Z">
                  <w:rPr>
                    <w:rFonts w:asciiTheme="minorHAnsi" w:eastAsiaTheme="minorEastAsia" w:hAnsiTheme="minorHAnsi" w:cstheme="minorBidi"/>
                    <w:b w:val="0"/>
                    <w:bCs w:val="0"/>
                    <w:noProof/>
                    <w:lang w:val="en-IN" w:eastAsia="en-IN"/>
                  </w:rPr>
                </w:rPrChange>
              </w:rPr>
              <w:tab/>
            </w:r>
            <w:r w:rsidRPr="00D02A23">
              <w:rPr>
                <w:rPrChange w:id="141" w:author="gaurav" w:date="2021-06-04T09:50:00Z">
                  <w:rPr>
                    <w:rStyle w:val="Hyperlink"/>
                    <w:noProof/>
                  </w:rPr>
                </w:rPrChange>
              </w:rPr>
              <w:t>Sorting Consignments</w:t>
            </w:r>
            <w:r w:rsidRPr="00D02A23">
              <w:rPr>
                <w:webHidden/>
                <w:rPrChange w:id="142" w:author="gaurav" w:date="2021-06-04T09:50:00Z">
                  <w:rPr>
                    <w:noProof/>
                    <w:webHidden/>
                  </w:rPr>
                </w:rPrChange>
              </w:rPr>
              <w:tab/>
            </w:r>
            <w:r w:rsidRPr="00D02A23">
              <w:rPr>
                <w:webHidden/>
                <w:rPrChange w:id="143" w:author="gaurav" w:date="2021-06-04T09:50:00Z">
                  <w:rPr>
                    <w:noProof/>
                    <w:webHidden/>
                  </w:rPr>
                </w:rPrChange>
              </w:rPr>
              <w:fldChar w:fldCharType="begin"/>
            </w:r>
            <w:r w:rsidRPr="00D02A23">
              <w:rPr>
                <w:webHidden/>
                <w:rPrChange w:id="144" w:author="gaurav" w:date="2021-06-04T09:50:00Z">
                  <w:rPr>
                    <w:noProof/>
                    <w:webHidden/>
                  </w:rPr>
                </w:rPrChange>
              </w:rPr>
              <w:instrText xml:space="preserve"> PAGEREF _Toc73692657 \h </w:instrText>
            </w:r>
            <w:r w:rsidRPr="00D02A23">
              <w:rPr>
                <w:webHidden/>
                <w:rPrChange w:id="145" w:author="gaurav" w:date="2021-06-04T09:50:00Z">
                  <w:rPr>
                    <w:noProof/>
                    <w:webHidden/>
                  </w:rPr>
                </w:rPrChange>
              </w:rPr>
            </w:r>
          </w:ins>
          <w:r w:rsidRPr="00D02A23">
            <w:rPr>
              <w:webHidden/>
              <w:rPrChange w:id="146" w:author="gaurav" w:date="2021-06-04T09:50:00Z">
                <w:rPr>
                  <w:noProof/>
                  <w:webHidden/>
                </w:rPr>
              </w:rPrChange>
            </w:rPr>
            <w:fldChar w:fldCharType="separate"/>
          </w:r>
          <w:ins w:id="147" w:author="gaurav" w:date="2021-06-04T09:50:00Z">
            <w:r w:rsidRPr="00D02A23">
              <w:rPr>
                <w:webHidden/>
                <w:rPrChange w:id="148" w:author="gaurav" w:date="2021-06-04T09:50:00Z">
                  <w:rPr>
                    <w:noProof/>
                    <w:webHidden/>
                  </w:rPr>
                </w:rPrChange>
              </w:rPr>
              <w:t>22</w:t>
            </w:r>
            <w:r w:rsidRPr="00D02A23">
              <w:rPr>
                <w:webHidden/>
                <w:rPrChange w:id="149" w:author="gaurav" w:date="2021-06-04T09:50:00Z">
                  <w:rPr>
                    <w:noProof/>
                    <w:webHidden/>
                  </w:rPr>
                </w:rPrChange>
              </w:rPr>
              <w:fldChar w:fldCharType="end"/>
            </w:r>
            <w:r w:rsidRPr="00D02A23">
              <w:rPr>
                <w:rPrChange w:id="150" w:author="gaurav" w:date="2021-06-04T09:50:00Z">
                  <w:rPr>
                    <w:rStyle w:val="Hyperlink"/>
                    <w:noProof/>
                  </w:rPr>
                </w:rPrChange>
              </w:rPr>
              <w:fldChar w:fldCharType="end"/>
            </w:r>
          </w:ins>
        </w:p>
        <w:p w14:paraId="4820CC4A" w14:textId="5E4735F3" w:rsidR="00D02A23" w:rsidRDefault="00D02A23">
          <w:pPr>
            <w:pStyle w:val="TOC2"/>
            <w:tabs>
              <w:tab w:val="right" w:leader="dot" w:pos="9017"/>
            </w:tabs>
            <w:rPr>
              <w:ins w:id="151" w:author="gaurav" w:date="2021-06-04T09:50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52" w:author="gaurav" w:date="2021-06-04T09:50:00Z">
            <w:r w:rsidRPr="001D7A8C">
              <w:rPr>
                <w:rStyle w:val="Hyperlink"/>
                <w:noProof/>
              </w:rPr>
              <w:fldChar w:fldCharType="begin"/>
            </w:r>
            <w:r w:rsidRPr="001D7A8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"_Toc73692658"</w:instrText>
            </w:r>
            <w:r w:rsidRPr="001D7A8C">
              <w:rPr>
                <w:rStyle w:val="Hyperlink"/>
                <w:noProof/>
              </w:rPr>
              <w:instrText xml:space="preserve"> </w:instrText>
            </w:r>
            <w:r w:rsidRPr="001D7A8C">
              <w:rPr>
                <w:rStyle w:val="Hyperlink"/>
                <w:noProof/>
              </w:rPr>
            </w:r>
            <w:r w:rsidRPr="001D7A8C">
              <w:rPr>
                <w:rStyle w:val="Hyperlink"/>
                <w:noProof/>
              </w:rPr>
              <w:fldChar w:fldCharType="separate"/>
            </w:r>
            <w:r w:rsidRPr="001D7A8C">
              <w:rPr>
                <w:rStyle w:val="Hyperlink"/>
                <w:noProof/>
              </w:rPr>
              <w:drawing>
                <wp:inline distT="0" distB="0" distL="0" distR="0" wp14:anchorId="40588A93" wp14:editId="1FC8F96E">
                  <wp:extent cx="5278755" cy="2339975"/>
                  <wp:effectExtent l="0" t="0" r="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233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_Toc73692658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3" w:author="gaurav" w:date="2021-06-04T09:50:00Z"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  <w:r w:rsidRPr="001D7A8C">
              <w:rPr>
                <w:rStyle w:val="Hyperlink"/>
                <w:noProof/>
              </w:rPr>
              <w:fldChar w:fldCharType="end"/>
            </w:r>
          </w:ins>
        </w:p>
        <w:p w14:paraId="2D4A0707" w14:textId="3C502CA4" w:rsidR="00D02A23" w:rsidRDefault="00D02A23">
          <w:pPr>
            <w:pStyle w:val="TOC2"/>
            <w:tabs>
              <w:tab w:val="left" w:pos="960"/>
              <w:tab w:val="right" w:leader="dot" w:pos="9017"/>
            </w:tabs>
            <w:rPr>
              <w:ins w:id="154" w:author="gaurav" w:date="2021-06-04T09:50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55" w:author="gaurav" w:date="2021-06-04T09:50:00Z">
            <w:r w:rsidRPr="001D7A8C">
              <w:rPr>
                <w:rStyle w:val="Hyperlink"/>
                <w:noProof/>
              </w:rPr>
              <w:fldChar w:fldCharType="begin"/>
            </w:r>
            <w:r w:rsidRPr="001D7A8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"_Toc73692659"</w:instrText>
            </w:r>
            <w:r w:rsidRPr="001D7A8C">
              <w:rPr>
                <w:rStyle w:val="Hyperlink"/>
                <w:noProof/>
              </w:rPr>
              <w:instrText xml:space="preserve"> </w:instrText>
            </w:r>
            <w:r w:rsidRPr="001D7A8C">
              <w:rPr>
                <w:rStyle w:val="Hyperlink"/>
                <w:noProof/>
              </w:rPr>
            </w:r>
            <w:r w:rsidRPr="001D7A8C">
              <w:rPr>
                <w:rStyle w:val="Hyperlink"/>
                <w:noProof/>
              </w:rPr>
              <w:fldChar w:fldCharType="separate"/>
            </w:r>
            <w:r w:rsidRPr="001D7A8C">
              <w:rPr>
                <w:rStyle w:val="Hyperlink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1D7A8C">
              <w:rPr>
                <w:rStyle w:val="Hyperlink"/>
                <w:noProof/>
              </w:rPr>
              <w:t>Export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_Toc73692659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6" w:author="gaurav" w:date="2021-06-04T09:50:00Z"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  <w:r w:rsidRPr="001D7A8C">
              <w:rPr>
                <w:rStyle w:val="Hyperlink"/>
                <w:noProof/>
              </w:rPr>
              <w:fldChar w:fldCharType="end"/>
            </w:r>
          </w:ins>
        </w:p>
        <w:p w14:paraId="0BFC70B6" w14:textId="23B83F17" w:rsidR="00D02A23" w:rsidRDefault="00D02A23">
          <w:pPr>
            <w:pStyle w:val="TOC2"/>
            <w:tabs>
              <w:tab w:val="left" w:pos="960"/>
              <w:tab w:val="right" w:leader="dot" w:pos="9017"/>
            </w:tabs>
            <w:rPr>
              <w:ins w:id="157" w:author="gaurav" w:date="2021-06-04T09:50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58" w:author="gaurav" w:date="2021-06-04T09:50:00Z">
            <w:r w:rsidRPr="001D7A8C">
              <w:rPr>
                <w:rStyle w:val="Hyperlink"/>
                <w:noProof/>
              </w:rPr>
              <w:fldChar w:fldCharType="begin"/>
            </w:r>
            <w:r w:rsidRPr="001D7A8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"_Toc73692660"</w:instrText>
            </w:r>
            <w:r w:rsidRPr="001D7A8C">
              <w:rPr>
                <w:rStyle w:val="Hyperlink"/>
                <w:noProof/>
              </w:rPr>
              <w:instrText xml:space="preserve"> </w:instrText>
            </w:r>
            <w:r w:rsidRPr="001D7A8C">
              <w:rPr>
                <w:rStyle w:val="Hyperlink"/>
                <w:noProof/>
              </w:rPr>
            </w:r>
            <w:r w:rsidRPr="001D7A8C">
              <w:rPr>
                <w:rStyle w:val="Hyperlink"/>
                <w:noProof/>
              </w:rPr>
              <w:fldChar w:fldCharType="separate"/>
            </w:r>
            <w:r w:rsidRPr="001D7A8C">
              <w:rPr>
                <w:rStyle w:val="Hyperlink"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1D7A8C">
              <w:rPr>
                <w:rStyle w:val="Hyperlink"/>
                <w:noProof/>
              </w:rPr>
              <w:t>Grievance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_Toc73692660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9" w:author="gaurav" w:date="2021-06-04T09:50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1D7A8C">
              <w:rPr>
                <w:rStyle w:val="Hyperlink"/>
                <w:noProof/>
              </w:rPr>
              <w:fldChar w:fldCharType="end"/>
            </w:r>
          </w:ins>
        </w:p>
        <w:p w14:paraId="6E7CAF6F" w14:textId="50D5BC5D" w:rsidR="00D02A23" w:rsidRDefault="00D02A23">
          <w:pPr>
            <w:pStyle w:val="TOC2"/>
            <w:tabs>
              <w:tab w:val="left" w:pos="1200"/>
              <w:tab w:val="right" w:leader="dot" w:pos="9017"/>
            </w:tabs>
            <w:rPr>
              <w:ins w:id="160" w:author="gaurav" w:date="2021-06-04T09:50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61" w:author="gaurav" w:date="2021-06-04T09:50:00Z">
            <w:r w:rsidRPr="001D7A8C">
              <w:rPr>
                <w:rStyle w:val="Hyperlink"/>
                <w:noProof/>
              </w:rPr>
              <w:lastRenderedPageBreak/>
              <w:fldChar w:fldCharType="begin"/>
            </w:r>
            <w:r w:rsidRPr="001D7A8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"_Toc73692661"</w:instrText>
            </w:r>
            <w:r w:rsidRPr="001D7A8C">
              <w:rPr>
                <w:rStyle w:val="Hyperlink"/>
                <w:noProof/>
              </w:rPr>
              <w:instrText xml:space="preserve"> </w:instrText>
            </w:r>
            <w:r w:rsidRPr="001D7A8C">
              <w:rPr>
                <w:rStyle w:val="Hyperlink"/>
                <w:noProof/>
              </w:rPr>
            </w:r>
            <w:r w:rsidRPr="001D7A8C">
              <w:rPr>
                <w:rStyle w:val="Hyperlink"/>
                <w:noProof/>
              </w:rPr>
              <w:fldChar w:fldCharType="separate"/>
            </w:r>
            <w:r w:rsidRPr="001D7A8C">
              <w:rPr>
                <w:rStyle w:val="Hyperlink"/>
                <w:noProof/>
              </w:rPr>
              <w:t>2.10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1D7A8C">
              <w:rPr>
                <w:rStyle w:val="Hyperlink"/>
                <w:noProof/>
              </w:rPr>
              <w:t>Filter Grievances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_Toc73692661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62" w:author="gaurav" w:date="2021-06-04T09:50:00Z"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  <w:r w:rsidRPr="001D7A8C">
              <w:rPr>
                <w:rStyle w:val="Hyperlink"/>
                <w:noProof/>
              </w:rPr>
              <w:fldChar w:fldCharType="end"/>
            </w:r>
          </w:ins>
        </w:p>
        <w:p w14:paraId="406333CE" w14:textId="3555297D" w:rsidR="00D02A23" w:rsidRDefault="00D02A23">
          <w:pPr>
            <w:pStyle w:val="TOC2"/>
            <w:tabs>
              <w:tab w:val="left" w:pos="1200"/>
              <w:tab w:val="right" w:leader="dot" w:pos="9017"/>
            </w:tabs>
            <w:rPr>
              <w:ins w:id="163" w:author="gaurav" w:date="2021-06-04T09:50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64" w:author="gaurav" w:date="2021-06-04T09:50:00Z">
            <w:r w:rsidRPr="001D7A8C">
              <w:rPr>
                <w:rStyle w:val="Hyperlink"/>
                <w:noProof/>
              </w:rPr>
              <w:fldChar w:fldCharType="begin"/>
            </w:r>
            <w:r w:rsidRPr="001D7A8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"_Toc73692662"</w:instrText>
            </w:r>
            <w:r w:rsidRPr="001D7A8C">
              <w:rPr>
                <w:rStyle w:val="Hyperlink"/>
                <w:noProof/>
              </w:rPr>
              <w:instrText xml:space="preserve"> </w:instrText>
            </w:r>
            <w:r w:rsidRPr="001D7A8C">
              <w:rPr>
                <w:rStyle w:val="Hyperlink"/>
                <w:noProof/>
              </w:rPr>
            </w:r>
            <w:r w:rsidRPr="001D7A8C">
              <w:rPr>
                <w:rStyle w:val="Hyperlink"/>
                <w:noProof/>
              </w:rPr>
              <w:fldChar w:fldCharType="separate"/>
            </w:r>
            <w:r w:rsidRPr="001D7A8C">
              <w:rPr>
                <w:rStyle w:val="Hyperlink"/>
                <w:noProof/>
              </w:rPr>
              <w:t>2.11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1D7A8C">
              <w:rPr>
                <w:rStyle w:val="Hyperlink"/>
                <w:noProof/>
              </w:rPr>
              <w:t>Sorting Consignments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_Toc73692662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65" w:author="gaurav" w:date="2021-06-04T09:50:00Z"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  <w:r w:rsidRPr="001D7A8C">
              <w:rPr>
                <w:rStyle w:val="Hyperlink"/>
                <w:noProof/>
              </w:rPr>
              <w:fldChar w:fldCharType="end"/>
            </w:r>
          </w:ins>
        </w:p>
        <w:p w14:paraId="38C730B1" w14:textId="7AAA1512" w:rsidR="00D02A23" w:rsidRDefault="00D02A23">
          <w:pPr>
            <w:pStyle w:val="TOC2"/>
            <w:tabs>
              <w:tab w:val="left" w:pos="1200"/>
              <w:tab w:val="right" w:leader="dot" w:pos="9017"/>
            </w:tabs>
            <w:rPr>
              <w:ins w:id="166" w:author="gaurav" w:date="2021-06-04T09:50:00Z"/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ins w:id="167" w:author="gaurav" w:date="2021-06-04T09:50:00Z">
            <w:r w:rsidRPr="001D7A8C">
              <w:rPr>
                <w:rStyle w:val="Hyperlink"/>
                <w:noProof/>
              </w:rPr>
              <w:fldChar w:fldCharType="begin"/>
            </w:r>
            <w:r w:rsidRPr="001D7A8C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"_Toc73692663"</w:instrText>
            </w:r>
            <w:r w:rsidRPr="001D7A8C">
              <w:rPr>
                <w:rStyle w:val="Hyperlink"/>
                <w:noProof/>
              </w:rPr>
              <w:instrText xml:space="preserve"> </w:instrText>
            </w:r>
            <w:r w:rsidRPr="001D7A8C">
              <w:rPr>
                <w:rStyle w:val="Hyperlink"/>
                <w:noProof/>
              </w:rPr>
            </w:r>
            <w:r w:rsidRPr="001D7A8C">
              <w:rPr>
                <w:rStyle w:val="Hyperlink"/>
                <w:noProof/>
              </w:rPr>
              <w:fldChar w:fldCharType="separate"/>
            </w:r>
            <w:r w:rsidRPr="001D7A8C">
              <w:rPr>
                <w:rStyle w:val="Hyperlink"/>
                <w:noProof/>
              </w:rPr>
              <w:t>2.12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Pr="001D7A8C">
              <w:rPr>
                <w:rStyle w:val="Hyperlink"/>
                <w:noProof/>
              </w:rPr>
              <w:t>Export Grievances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_Toc73692663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68" w:author="gaurav" w:date="2021-06-04T09:50:00Z"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  <w:r w:rsidRPr="001D7A8C">
              <w:rPr>
                <w:rStyle w:val="Hyperlink"/>
                <w:noProof/>
              </w:rPr>
              <w:fldChar w:fldCharType="end"/>
            </w:r>
          </w:ins>
        </w:p>
        <w:p w14:paraId="6D4B3836" w14:textId="4CB11BAC" w:rsidR="00D5498E" w:rsidDel="00D02A23" w:rsidRDefault="00D5498E">
          <w:pPr>
            <w:pStyle w:val="TOC1"/>
            <w:tabs>
              <w:tab w:val="right" w:leader="dot" w:pos="9017"/>
            </w:tabs>
            <w:rPr>
              <w:del w:id="169" w:author="gaurav" w:date="2021-06-04T09:49:00Z"/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del w:id="170" w:author="gaurav" w:date="2021-06-04T09:49:00Z">
            <w:r w:rsidDel="00D02A23">
              <w:rPr>
                <w:noProof/>
              </w:rPr>
              <w:delText>Document Change History</w:delText>
            </w:r>
            <w:r w:rsidDel="00D02A23">
              <w:rPr>
                <w:noProof/>
              </w:rPr>
              <w:tab/>
            </w:r>
            <w:r w:rsidDel="00D02A23">
              <w:rPr>
                <w:noProof/>
              </w:rPr>
              <w:fldChar w:fldCharType="begin"/>
            </w:r>
            <w:r w:rsidDel="00D02A23">
              <w:rPr>
                <w:noProof/>
              </w:rPr>
              <w:delInstrText xml:space="preserve"> PAGEREF _Toc444535234 \h </w:delInstrText>
            </w:r>
            <w:r w:rsidDel="00D02A23">
              <w:rPr>
                <w:noProof/>
              </w:rPr>
              <w:fldChar w:fldCharType="separate"/>
            </w:r>
          </w:del>
          <w:ins w:id="171" w:author="gaurav" w:date="2021-06-04T09:50:00Z">
            <w:r w:rsidR="00D02A23">
              <w:rPr>
                <w:b w:val="0"/>
                <w:bCs w:val="0"/>
                <w:noProof/>
              </w:rPr>
              <w:t>Error! Bookmark not defined.</w:t>
            </w:r>
          </w:ins>
          <w:del w:id="172" w:author="gaurav" w:date="2021-06-04T09:49:00Z">
            <w:r w:rsidDel="00D02A23">
              <w:rPr>
                <w:noProof/>
              </w:rPr>
              <w:delText>i</w:delText>
            </w:r>
            <w:r w:rsidDel="00D02A23">
              <w:rPr>
                <w:noProof/>
              </w:rPr>
              <w:fldChar w:fldCharType="end"/>
            </w:r>
          </w:del>
        </w:p>
        <w:p w14:paraId="79B86D1E" w14:textId="50B93681" w:rsidR="00D5498E" w:rsidDel="00D02A23" w:rsidRDefault="00D5498E">
          <w:pPr>
            <w:pStyle w:val="TOC1"/>
            <w:tabs>
              <w:tab w:val="right" w:leader="dot" w:pos="9017"/>
            </w:tabs>
            <w:rPr>
              <w:del w:id="173" w:author="gaurav" w:date="2021-06-04T09:49:00Z"/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del w:id="174" w:author="gaurav" w:date="2021-06-04T09:49:00Z">
            <w:r w:rsidDel="00D02A23">
              <w:rPr>
                <w:noProof/>
              </w:rPr>
              <w:delText>Contents</w:delText>
            </w:r>
            <w:r w:rsidDel="00D02A23">
              <w:rPr>
                <w:noProof/>
              </w:rPr>
              <w:tab/>
            </w:r>
            <w:r w:rsidDel="00D02A23">
              <w:rPr>
                <w:noProof/>
              </w:rPr>
              <w:fldChar w:fldCharType="begin"/>
            </w:r>
            <w:r w:rsidDel="00D02A23">
              <w:rPr>
                <w:noProof/>
              </w:rPr>
              <w:delInstrText xml:space="preserve"> PAGEREF _Toc444535235 \h </w:delInstrText>
            </w:r>
            <w:r w:rsidDel="00D02A23">
              <w:rPr>
                <w:noProof/>
              </w:rPr>
              <w:fldChar w:fldCharType="separate"/>
            </w:r>
          </w:del>
          <w:ins w:id="175" w:author="gaurav" w:date="2021-06-04T09:50:00Z">
            <w:r w:rsidR="00D02A23">
              <w:rPr>
                <w:b w:val="0"/>
                <w:bCs w:val="0"/>
                <w:noProof/>
              </w:rPr>
              <w:t>Error! Bookmark not defined.</w:t>
            </w:r>
          </w:ins>
          <w:del w:id="176" w:author="gaurav" w:date="2021-06-04T09:49:00Z">
            <w:r w:rsidDel="00D02A23">
              <w:rPr>
                <w:noProof/>
              </w:rPr>
              <w:delText>ii</w:delText>
            </w:r>
            <w:r w:rsidDel="00D02A23">
              <w:rPr>
                <w:noProof/>
              </w:rPr>
              <w:fldChar w:fldCharType="end"/>
            </w:r>
          </w:del>
        </w:p>
        <w:p w14:paraId="333F21B1" w14:textId="272C2D96" w:rsidR="00D5498E" w:rsidDel="00D02A23" w:rsidRDefault="00D5498E">
          <w:pPr>
            <w:pStyle w:val="TOC1"/>
            <w:tabs>
              <w:tab w:val="right" w:leader="dot" w:pos="9017"/>
            </w:tabs>
            <w:rPr>
              <w:del w:id="177" w:author="gaurav" w:date="2021-06-04T09:49:00Z"/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del w:id="178" w:author="gaurav" w:date="2021-06-04T09:49:00Z">
            <w:r w:rsidDel="00D02A23">
              <w:rPr>
                <w:noProof/>
              </w:rPr>
              <w:delText>Figures</w:delText>
            </w:r>
            <w:r w:rsidDel="00D02A23">
              <w:rPr>
                <w:noProof/>
              </w:rPr>
              <w:tab/>
            </w:r>
            <w:r w:rsidDel="00D02A23">
              <w:rPr>
                <w:noProof/>
              </w:rPr>
              <w:fldChar w:fldCharType="begin"/>
            </w:r>
            <w:r w:rsidDel="00D02A23">
              <w:rPr>
                <w:noProof/>
              </w:rPr>
              <w:delInstrText xml:space="preserve"> PAGEREF _Toc444535236 \h </w:delInstrText>
            </w:r>
            <w:r w:rsidDel="00D02A23">
              <w:rPr>
                <w:noProof/>
              </w:rPr>
              <w:fldChar w:fldCharType="separate"/>
            </w:r>
          </w:del>
          <w:ins w:id="179" w:author="gaurav" w:date="2021-06-04T09:50:00Z">
            <w:r w:rsidR="00D02A23">
              <w:rPr>
                <w:b w:val="0"/>
                <w:bCs w:val="0"/>
                <w:noProof/>
              </w:rPr>
              <w:t>Error! Bookmark not defined.</w:t>
            </w:r>
          </w:ins>
          <w:del w:id="180" w:author="gaurav" w:date="2021-06-04T09:49:00Z">
            <w:r w:rsidDel="00D02A23">
              <w:rPr>
                <w:noProof/>
              </w:rPr>
              <w:delText>iii</w:delText>
            </w:r>
            <w:r w:rsidDel="00D02A23">
              <w:rPr>
                <w:noProof/>
              </w:rPr>
              <w:fldChar w:fldCharType="end"/>
            </w:r>
          </w:del>
        </w:p>
        <w:p w14:paraId="17FC5EA4" w14:textId="265272EF" w:rsidR="00D5498E" w:rsidDel="00D02A23" w:rsidRDefault="00D5498E">
          <w:pPr>
            <w:pStyle w:val="TOC1"/>
            <w:tabs>
              <w:tab w:val="left" w:pos="362"/>
              <w:tab w:val="right" w:leader="dot" w:pos="9017"/>
            </w:tabs>
            <w:rPr>
              <w:del w:id="181" w:author="gaurav" w:date="2021-06-04T09:49:00Z"/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del w:id="182" w:author="gaurav" w:date="2021-06-04T09:49:00Z">
            <w:r w:rsidDel="00D02A23">
              <w:rPr>
                <w:noProof/>
              </w:rPr>
              <w:delText>1</w:delText>
            </w:r>
            <w:r w:rsidDel="00D02A2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lang w:val="en-IN" w:eastAsia="ja-JP"/>
              </w:rPr>
              <w:tab/>
            </w:r>
            <w:r w:rsidDel="00D02A23">
              <w:rPr>
                <w:noProof/>
              </w:rPr>
              <w:delText>Overview</w:delText>
            </w:r>
            <w:r w:rsidDel="00D02A23">
              <w:rPr>
                <w:noProof/>
              </w:rPr>
              <w:tab/>
            </w:r>
            <w:r w:rsidDel="00D02A23">
              <w:rPr>
                <w:noProof/>
              </w:rPr>
              <w:fldChar w:fldCharType="begin"/>
            </w:r>
            <w:r w:rsidDel="00D02A23">
              <w:rPr>
                <w:noProof/>
              </w:rPr>
              <w:delInstrText xml:space="preserve"> PAGEREF _Toc444535237 \h </w:delInstrText>
            </w:r>
            <w:r w:rsidDel="00D02A23">
              <w:rPr>
                <w:noProof/>
              </w:rPr>
              <w:fldChar w:fldCharType="separate"/>
            </w:r>
          </w:del>
          <w:ins w:id="183" w:author="gaurav" w:date="2021-06-04T09:50:00Z">
            <w:r w:rsidR="00D02A23">
              <w:rPr>
                <w:b w:val="0"/>
                <w:bCs w:val="0"/>
                <w:noProof/>
              </w:rPr>
              <w:t>Error! Bookmark not defined.</w:t>
            </w:r>
          </w:ins>
          <w:del w:id="184" w:author="gaurav" w:date="2021-06-04T09:49:00Z">
            <w:r w:rsidDel="00D02A23">
              <w:rPr>
                <w:noProof/>
              </w:rPr>
              <w:delText>1</w:delText>
            </w:r>
            <w:r w:rsidDel="00D02A23">
              <w:rPr>
                <w:noProof/>
              </w:rPr>
              <w:fldChar w:fldCharType="end"/>
            </w:r>
          </w:del>
        </w:p>
        <w:p w14:paraId="47C77D2A" w14:textId="34BF746B" w:rsidR="00D5498E" w:rsidDel="00D02A23" w:rsidRDefault="00D5498E">
          <w:pPr>
            <w:pStyle w:val="TOC2"/>
            <w:tabs>
              <w:tab w:val="left" w:pos="919"/>
              <w:tab w:val="right" w:leader="dot" w:pos="9017"/>
            </w:tabs>
            <w:rPr>
              <w:del w:id="185" w:author="gaurav" w:date="2021-06-04T09:49:00Z"/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del w:id="186" w:author="gaurav" w:date="2021-06-04T09:49:00Z">
            <w:r w:rsidDel="00D02A23">
              <w:rPr>
                <w:noProof/>
              </w:rPr>
              <w:delText>1.1</w:delText>
            </w:r>
            <w:r w:rsidDel="00D02A2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IN" w:eastAsia="ja-JP"/>
              </w:rPr>
              <w:tab/>
            </w:r>
            <w:r w:rsidDel="00D02A23">
              <w:rPr>
                <w:noProof/>
              </w:rPr>
              <w:delText>Scope</w:delText>
            </w:r>
            <w:r w:rsidDel="00D02A23">
              <w:rPr>
                <w:noProof/>
              </w:rPr>
              <w:tab/>
            </w:r>
            <w:r w:rsidDel="00D02A23">
              <w:rPr>
                <w:noProof/>
              </w:rPr>
              <w:fldChar w:fldCharType="begin"/>
            </w:r>
            <w:r w:rsidDel="00D02A23">
              <w:rPr>
                <w:noProof/>
              </w:rPr>
              <w:delInstrText xml:space="preserve"> PAGEREF _Toc444535238 \h </w:delInstrText>
            </w:r>
            <w:r w:rsidDel="00D02A23">
              <w:rPr>
                <w:noProof/>
              </w:rPr>
              <w:fldChar w:fldCharType="separate"/>
            </w:r>
          </w:del>
          <w:ins w:id="187" w:author="gaurav" w:date="2021-06-04T09:50:00Z">
            <w:r w:rsidR="00D02A23">
              <w:rPr>
                <w:b w:val="0"/>
                <w:bCs w:val="0"/>
                <w:noProof/>
              </w:rPr>
              <w:t>Error! Bookmark not defined.</w:t>
            </w:r>
          </w:ins>
          <w:del w:id="188" w:author="gaurav" w:date="2021-06-04T09:49:00Z">
            <w:r w:rsidDel="00D02A23">
              <w:rPr>
                <w:noProof/>
              </w:rPr>
              <w:delText>1</w:delText>
            </w:r>
            <w:r w:rsidDel="00D02A23">
              <w:rPr>
                <w:noProof/>
              </w:rPr>
              <w:fldChar w:fldCharType="end"/>
            </w:r>
          </w:del>
        </w:p>
        <w:p w14:paraId="4B1987F4" w14:textId="0B7ED8EF" w:rsidR="00D5498E" w:rsidDel="00D02A23" w:rsidRDefault="00D5498E">
          <w:pPr>
            <w:pStyle w:val="TOC2"/>
            <w:tabs>
              <w:tab w:val="left" w:pos="919"/>
              <w:tab w:val="right" w:leader="dot" w:pos="9017"/>
            </w:tabs>
            <w:rPr>
              <w:del w:id="189" w:author="gaurav" w:date="2021-06-04T09:49:00Z"/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del w:id="190" w:author="gaurav" w:date="2021-06-04T09:49:00Z">
            <w:r w:rsidDel="00D02A23">
              <w:rPr>
                <w:noProof/>
              </w:rPr>
              <w:delText>1.2</w:delText>
            </w:r>
            <w:r w:rsidDel="00D02A2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IN" w:eastAsia="ja-JP"/>
              </w:rPr>
              <w:tab/>
            </w:r>
            <w:r w:rsidDel="00D02A23">
              <w:rPr>
                <w:noProof/>
              </w:rPr>
              <w:delText>Acronyms &amp; Abbreviations</w:delText>
            </w:r>
            <w:r w:rsidDel="00D02A23">
              <w:rPr>
                <w:noProof/>
              </w:rPr>
              <w:tab/>
            </w:r>
            <w:r w:rsidDel="00D02A23">
              <w:rPr>
                <w:noProof/>
              </w:rPr>
              <w:fldChar w:fldCharType="begin"/>
            </w:r>
            <w:r w:rsidDel="00D02A23">
              <w:rPr>
                <w:noProof/>
              </w:rPr>
              <w:delInstrText xml:space="preserve"> PAGEREF _Toc444535239 \h </w:delInstrText>
            </w:r>
            <w:r w:rsidDel="00D02A23">
              <w:rPr>
                <w:noProof/>
              </w:rPr>
              <w:fldChar w:fldCharType="separate"/>
            </w:r>
          </w:del>
          <w:ins w:id="191" w:author="gaurav" w:date="2021-06-04T09:50:00Z">
            <w:r w:rsidR="00D02A23">
              <w:rPr>
                <w:b w:val="0"/>
                <w:bCs w:val="0"/>
                <w:noProof/>
              </w:rPr>
              <w:t>Error! Bookmark not defined.</w:t>
            </w:r>
          </w:ins>
          <w:del w:id="192" w:author="gaurav" w:date="2021-06-04T09:49:00Z">
            <w:r w:rsidDel="00D02A23">
              <w:rPr>
                <w:noProof/>
              </w:rPr>
              <w:delText>1</w:delText>
            </w:r>
            <w:r w:rsidDel="00D02A23">
              <w:rPr>
                <w:noProof/>
              </w:rPr>
              <w:fldChar w:fldCharType="end"/>
            </w:r>
          </w:del>
        </w:p>
        <w:p w14:paraId="2D81715C" w14:textId="02B92F26" w:rsidR="00D5498E" w:rsidDel="00D02A23" w:rsidRDefault="00D5498E">
          <w:pPr>
            <w:pStyle w:val="TOC2"/>
            <w:tabs>
              <w:tab w:val="left" w:pos="919"/>
              <w:tab w:val="right" w:leader="dot" w:pos="9017"/>
            </w:tabs>
            <w:rPr>
              <w:del w:id="193" w:author="gaurav" w:date="2021-06-04T09:49:00Z"/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del w:id="194" w:author="gaurav" w:date="2021-06-04T09:49:00Z">
            <w:r w:rsidDel="00D02A23">
              <w:rPr>
                <w:noProof/>
              </w:rPr>
              <w:delText>1.3</w:delText>
            </w:r>
            <w:r w:rsidDel="00D02A2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IN" w:eastAsia="ja-JP"/>
              </w:rPr>
              <w:tab/>
            </w:r>
            <w:r w:rsidDel="00D02A23">
              <w:rPr>
                <w:noProof/>
              </w:rPr>
              <w:delText>Conventions</w:delText>
            </w:r>
            <w:r w:rsidDel="00D02A23">
              <w:rPr>
                <w:noProof/>
              </w:rPr>
              <w:tab/>
            </w:r>
            <w:r w:rsidDel="00D02A23">
              <w:rPr>
                <w:noProof/>
              </w:rPr>
              <w:fldChar w:fldCharType="begin"/>
            </w:r>
            <w:r w:rsidDel="00D02A23">
              <w:rPr>
                <w:noProof/>
              </w:rPr>
              <w:delInstrText xml:space="preserve"> PAGEREF _Toc444535240 \h </w:delInstrText>
            </w:r>
            <w:r w:rsidDel="00D02A23">
              <w:rPr>
                <w:noProof/>
              </w:rPr>
              <w:fldChar w:fldCharType="separate"/>
            </w:r>
          </w:del>
          <w:ins w:id="195" w:author="gaurav" w:date="2021-06-04T09:50:00Z">
            <w:r w:rsidR="00D02A23">
              <w:rPr>
                <w:b w:val="0"/>
                <w:bCs w:val="0"/>
                <w:noProof/>
              </w:rPr>
              <w:t>Error! Bookmark not defined.</w:t>
            </w:r>
          </w:ins>
          <w:del w:id="196" w:author="gaurav" w:date="2021-06-04T09:49:00Z">
            <w:r w:rsidDel="00D02A23">
              <w:rPr>
                <w:noProof/>
              </w:rPr>
              <w:delText>1</w:delText>
            </w:r>
            <w:r w:rsidDel="00D02A23">
              <w:rPr>
                <w:noProof/>
              </w:rPr>
              <w:fldChar w:fldCharType="end"/>
            </w:r>
          </w:del>
        </w:p>
        <w:p w14:paraId="59E6A878" w14:textId="191F2559" w:rsidR="00D5498E" w:rsidDel="00D02A23" w:rsidRDefault="00D5498E">
          <w:pPr>
            <w:pStyle w:val="TOC1"/>
            <w:tabs>
              <w:tab w:val="left" w:pos="362"/>
              <w:tab w:val="right" w:leader="dot" w:pos="9017"/>
            </w:tabs>
            <w:rPr>
              <w:del w:id="197" w:author="gaurav" w:date="2021-06-04T09:49:00Z"/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del w:id="198" w:author="gaurav" w:date="2021-06-04T09:49:00Z">
            <w:r w:rsidDel="00D02A23">
              <w:rPr>
                <w:noProof/>
              </w:rPr>
              <w:delText>2</w:delText>
            </w:r>
            <w:r w:rsidDel="00D02A23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lang w:val="en-IN" w:eastAsia="ja-JP"/>
              </w:rPr>
              <w:tab/>
            </w:r>
            <w:r w:rsidDel="00D02A23">
              <w:rPr>
                <w:noProof/>
              </w:rPr>
              <w:delText>Distributor Operations</w:delText>
            </w:r>
            <w:r w:rsidDel="00D02A23">
              <w:rPr>
                <w:noProof/>
              </w:rPr>
              <w:tab/>
            </w:r>
            <w:r w:rsidDel="00D02A23">
              <w:rPr>
                <w:noProof/>
              </w:rPr>
              <w:fldChar w:fldCharType="begin"/>
            </w:r>
            <w:r w:rsidDel="00D02A23">
              <w:rPr>
                <w:noProof/>
              </w:rPr>
              <w:delInstrText xml:space="preserve"> PAGEREF _Toc444535241 \h </w:delInstrText>
            </w:r>
            <w:r w:rsidDel="00D02A23">
              <w:rPr>
                <w:noProof/>
              </w:rPr>
              <w:fldChar w:fldCharType="separate"/>
            </w:r>
          </w:del>
          <w:ins w:id="199" w:author="gaurav" w:date="2021-06-04T09:50:00Z">
            <w:r w:rsidR="00D02A23">
              <w:rPr>
                <w:b w:val="0"/>
                <w:bCs w:val="0"/>
                <w:noProof/>
              </w:rPr>
              <w:t>Error! Bookmark not defined.</w:t>
            </w:r>
          </w:ins>
          <w:del w:id="200" w:author="gaurav" w:date="2021-06-04T09:49:00Z">
            <w:r w:rsidDel="00D02A23">
              <w:rPr>
                <w:noProof/>
              </w:rPr>
              <w:delText>2</w:delText>
            </w:r>
            <w:r w:rsidDel="00D02A23">
              <w:rPr>
                <w:noProof/>
              </w:rPr>
              <w:fldChar w:fldCharType="end"/>
            </w:r>
          </w:del>
        </w:p>
        <w:p w14:paraId="00D9D977" w14:textId="26EF6404" w:rsidR="00D5498E" w:rsidDel="00D02A23" w:rsidRDefault="00D5498E">
          <w:pPr>
            <w:pStyle w:val="TOC2"/>
            <w:tabs>
              <w:tab w:val="left" w:pos="919"/>
              <w:tab w:val="right" w:leader="dot" w:pos="9017"/>
            </w:tabs>
            <w:rPr>
              <w:del w:id="201" w:author="gaurav" w:date="2021-06-04T09:49:00Z"/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del w:id="202" w:author="gaurav" w:date="2021-06-04T09:49:00Z">
            <w:r w:rsidDel="00D02A23">
              <w:rPr>
                <w:noProof/>
              </w:rPr>
              <w:delText>2.1</w:delText>
            </w:r>
            <w:r w:rsidDel="00D02A2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IN" w:eastAsia="ja-JP"/>
              </w:rPr>
              <w:tab/>
            </w:r>
            <w:r w:rsidDel="00D02A23">
              <w:rPr>
                <w:noProof/>
              </w:rPr>
              <w:delText>Application Overview</w:delText>
            </w:r>
            <w:r w:rsidDel="00D02A23">
              <w:rPr>
                <w:noProof/>
              </w:rPr>
              <w:tab/>
            </w:r>
            <w:r w:rsidDel="00D02A23">
              <w:rPr>
                <w:noProof/>
              </w:rPr>
              <w:fldChar w:fldCharType="begin"/>
            </w:r>
            <w:r w:rsidDel="00D02A23">
              <w:rPr>
                <w:noProof/>
              </w:rPr>
              <w:delInstrText xml:space="preserve"> PAGEREF _Toc444535242 \h </w:delInstrText>
            </w:r>
            <w:r w:rsidDel="00D02A23">
              <w:rPr>
                <w:noProof/>
              </w:rPr>
              <w:fldChar w:fldCharType="separate"/>
            </w:r>
          </w:del>
          <w:ins w:id="203" w:author="gaurav" w:date="2021-06-04T09:50:00Z">
            <w:r w:rsidR="00D02A23">
              <w:rPr>
                <w:b w:val="0"/>
                <w:bCs w:val="0"/>
                <w:noProof/>
              </w:rPr>
              <w:t>Error! Bookmark not defined.</w:t>
            </w:r>
          </w:ins>
          <w:del w:id="204" w:author="gaurav" w:date="2021-06-04T09:49:00Z">
            <w:r w:rsidDel="00D02A23">
              <w:rPr>
                <w:noProof/>
              </w:rPr>
              <w:delText>2</w:delText>
            </w:r>
            <w:r w:rsidDel="00D02A23">
              <w:rPr>
                <w:noProof/>
              </w:rPr>
              <w:fldChar w:fldCharType="end"/>
            </w:r>
          </w:del>
        </w:p>
        <w:p w14:paraId="407863DA" w14:textId="553BA36E" w:rsidR="00D5498E" w:rsidDel="00D02A23" w:rsidRDefault="00D5498E">
          <w:pPr>
            <w:pStyle w:val="TOC2"/>
            <w:tabs>
              <w:tab w:val="left" w:pos="919"/>
              <w:tab w:val="right" w:leader="dot" w:pos="9017"/>
            </w:tabs>
            <w:rPr>
              <w:del w:id="205" w:author="gaurav" w:date="2021-06-04T09:49:00Z"/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del w:id="206" w:author="gaurav" w:date="2021-06-04T09:49:00Z">
            <w:r w:rsidDel="00D02A23">
              <w:rPr>
                <w:noProof/>
              </w:rPr>
              <w:delText>2.2</w:delText>
            </w:r>
            <w:r w:rsidDel="00D02A2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IN" w:eastAsia="ja-JP"/>
              </w:rPr>
              <w:tab/>
            </w:r>
            <w:r w:rsidDel="00D02A23">
              <w:rPr>
                <w:noProof/>
              </w:rPr>
              <w:delText>Logging into the Application</w:delText>
            </w:r>
            <w:r w:rsidDel="00D02A23">
              <w:rPr>
                <w:noProof/>
              </w:rPr>
              <w:tab/>
            </w:r>
            <w:r w:rsidDel="00D02A23">
              <w:rPr>
                <w:noProof/>
              </w:rPr>
              <w:fldChar w:fldCharType="begin"/>
            </w:r>
            <w:r w:rsidDel="00D02A23">
              <w:rPr>
                <w:noProof/>
              </w:rPr>
              <w:delInstrText xml:space="preserve"> PAGEREF _Toc444535243 \h </w:delInstrText>
            </w:r>
            <w:r w:rsidDel="00D02A23">
              <w:rPr>
                <w:noProof/>
              </w:rPr>
              <w:fldChar w:fldCharType="separate"/>
            </w:r>
          </w:del>
          <w:ins w:id="207" w:author="gaurav" w:date="2021-06-04T09:50:00Z">
            <w:r w:rsidR="00D02A23">
              <w:rPr>
                <w:b w:val="0"/>
                <w:bCs w:val="0"/>
                <w:noProof/>
              </w:rPr>
              <w:t>Error! Bookmark not defined.</w:t>
            </w:r>
          </w:ins>
          <w:del w:id="208" w:author="gaurav" w:date="2021-06-04T09:49:00Z">
            <w:r w:rsidDel="00D02A23">
              <w:rPr>
                <w:noProof/>
              </w:rPr>
              <w:delText>2</w:delText>
            </w:r>
            <w:r w:rsidDel="00D02A23">
              <w:rPr>
                <w:noProof/>
              </w:rPr>
              <w:fldChar w:fldCharType="end"/>
            </w:r>
          </w:del>
        </w:p>
        <w:p w14:paraId="659B6FD2" w14:textId="625026FA" w:rsidR="00D5498E" w:rsidDel="00D02A23" w:rsidRDefault="00D5498E">
          <w:pPr>
            <w:pStyle w:val="TOC2"/>
            <w:tabs>
              <w:tab w:val="left" w:pos="919"/>
              <w:tab w:val="right" w:leader="dot" w:pos="9017"/>
            </w:tabs>
            <w:rPr>
              <w:del w:id="209" w:author="gaurav" w:date="2021-06-04T09:49:00Z"/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del w:id="210" w:author="gaurav" w:date="2021-06-04T09:49:00Z">
            <w:r w:rsidDel="00D02A23">
              <w:rPr>
                <w:noProof/>
              </w:rPr>
              <w:delText>2.3</w:delText>
            </w:r>
            <w:r w:rsidDel="00D02A2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IN" w:eastAsia="ja-JP"/>
              </w:rPr>
              <w:tab/>
            </w:r>
            <w:r w:rsidDel="00D02A23">
              <w:rPr>
                <w:noProof/>
              </w:rPr>
              <w:delText>Application User Interface</w:delText>
            </w:r>
            <w:r w:rsidDel="00D02A23">
              <w:rPr>
                <w:noProof/>
              </w:rPr>
              <w:tab/>
            </w:r>
            <w:r w:rsidDel="00D02A23">
              <w:rPr>
                <w:noProof/>
              </w:rPr>
              <w:fldChar w:fldCharType="begin"/>
            </w:r>
            <w:r w:rsidDel="00D02A23">
              <w:rPr>
                <w:noProof/>
              </w:rPr>
              <w:delInstrText xml:space="preserve"> PAGEREF _Toc444535244 \h </w:delInstrText>
            </w:r>
            <w:r w:rsidDel="00D02A23">
              <w:rPr>
                <w:noProof/>
              </w:rPr>
              <w:fldChar w:fldCharType="separate"/>
            </w:r>
          </w:del>
          <w:ins w:id="211" w:author="gaurav" w:date="2021-06-04T09:50:00Z">
            <w:r w:rsidR="00D02A23">
              <w:rPr>
                <w:b w:val="0"/>
                <w:bCs w:val="0"/>
                <w:noProof/>
              </w:rPr>
              <w:t>Error! Bookmark not defined.</w:t>
            </w:r>
          </w:ins>
          <w:del w:id="212" w:author="gaurav" w:date="2021-06-04T09:49:00Z">
            <w:r w:rsidDel="00D02A23">
              <w:rPr>
                <w:noProof/>
              </w:rPr>
              <w:delText>9</w:delText>
            </w:r>
            <w:r w:rsidDel="00D02A23">
              <w:rPr>
                <w:noProof/>
              </w:rPr>
              <w:fldChar w:fldCharType="end"/>
            </w:r>
          </w:del>
        </w:p>
        <w:p w14:paraId="171DB77D" w14:textId="2BDE8458" w:rsidR="00D5498E" w:rsidDel="00D02A23" w:rsidRDefault="00D5498E">
          <w:pPr>
            <w:pStyle w:val="TOC3"/>
            <w:tabs>
              <w:tab w:val="left" w:pos="1125"/>
              <w:tab w:val="right" w:leader="dot" w:pos="9017"/>
            </w:tabs>
            <w:rPr>
              <w:del w:id="213" w:author="gaurav" w:date="2021-06-04T09:49:00Z"/>
              <w:rFonts w:asciiTheme="minorHAnsi" w:eastAsiaTheme="minorEastAsia" w:hAnsiTheme="minorHAnsi" w:cstheme="minorBidi"/>
              <w:noProof/>
              <w:sz w:val="24"/>
              <w:szCs w:val="24"/>
              <w:lang w:val="en-IN" w:eastAsia="ja-JP"/>
            </w:rPr>
          </w:pPr>
          <w:del w:id="214" w:author="gaurav" w:date="2021-06-04T09:49:00Z">
            <w:r w:rsidDel="00D02A23">
              <w:rPr>
                <w:noProof/>
              </w:rPr>
              <w:delText>2.3.1</w:delText>
            </w:r>
            <w:r w:rsidDel="00D02A23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IN" w:eastAsia="ja-JP"/>
              </w:rPr>
              <w:tab/>
            </w:r>
            <w:r w:rsidDel="00D02A23">
              <w:rPr>
                <w:noProof/>
              </w:rPr>
              <w:delText>Dashboard</w:delText>
            </w:r>
            <w:r w:rsidDel="00D02A23">
              <w:rPr>
                <w:noProof/>
              </w:rPr>
              <w:tab/>
            </w:r>
            <w:r w:rsidDel="00D02A23">
              <w:rPr>
                <w:noProof/>
              </w:rPr>
              <w:fldChar w:fldCharType="begin"/>
            </w:r>
            <w:r w:rsidDel="00D02A23">
              <w:rPr>
                <w:noProof/>
              </w:rPr>
              <w:delInstrText xml:space="preserve"> PAGEREF _Toc444535245 \h </w:delInstrText>
            </w:r>
            <w:r w:rsidDel="00D02A23">
              <w:rPr>
                <w:noProof/>
              </w:rPr>
              <w:fldChar w:fldCharType="separate"/>
            </w:r>
          </w:del>
          <w:ins w:id="215" w:author="gaurav" w:date="2021-06-04T09:50:00Z">
            <w:r w:rsidR="00D02A23">
              <w:rPr>
                <w:b/>
                <w:bCs/>
                <w:noProof/>
              </w:rPr>
              <w:t>Error! Bookmark not defined.</w:t>
            </w:r>
          </w:ins>
          <w:del w:id="216" w:author="gaurav" w:date="2021-06-04T09:49:00Z">
            <w:r w:rsidDel="00D02A23">
              <w:rPr>
                <w:noProof/>
              </w:rPr>
              <w:delText>12</w:delText>
            </w:r>
            <w:r w:rsidDel="00D02A23">
              <w:rPr>
                <w:noProof/>
              </w:rPr>
              <w:fldChar w:fldCharType="end"/>
            </w:r>
          </w:del>
        </w:p>
        <w:p w14:paraId="6A14F4F9" w14:textId="02B12773" w:rsidR="00D5498E" w:rsidDel="00D02A23" w:rsidRDefault="00D5498E">
          <w:pPr>
            <w:pStyle w:val="TOC2"/>
            <w:tabs>
              <w:tab w:val="left" w:pos="919"/>
              <w:tab w:val="right" w:leader="dot" w:pos="9017"/>
            </w:tabs>
            <w:rPr>
              <w:del w:id="217" w:author="gaurav" w:date="2021-06-04T09:49:00Z"/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del w:id="218" w:author="gaurav" w:date="2021-06-04T09:49:00Z">
            <w:r w:rsidDel="00D02A23">
              <w:rPr>
                <w:noProof/>
              </w:rPr>
              <w:delText>2.4</w:delText>
            </w:r>
            <w:r w:rsidDel="00D02A2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IN" w:eastAsia="ja-JP"/>
              </w:rPr>
              <w:tab/>
            </w:r>
            <w:r w:rsidDel="00D02A23">
              <w:rPr>
                <w:noProof/>
              </w:rPr>
              <w:delText>Stock Management</w:delText>
            </w:r>
            <w:r w:rsidDel="00D02A23">
              <w:rPr>
                <w:noProof/>
              </w:rPr>
              <w:tab/>
            </w:r>
            <w:r w:rsidDel="00D02A23">
              <w:rPr>
                <w:noProof/>
              </w:rPr>
              <w:fldChar w:fldCharType="begin"/>
            </w:r>
            <w:r w:rsidDel="00D02A23">
              <w:rPr>
                <w:noProof/>
              </w:rPr>
              <w:delInstrText xml:space="preserve"> PAGEREF _Toc444535246 \h </w:delInstrText>
            </w:r>
            <w:r w:rsidDel="00D02A23">
              <w:rPr>
                <w:noProof/>
              </w:rPr>
              <w:fldChar w:fldCharType="separate"/>
            </w:r>
          </w:del>
          <w:ins w:id="219" w:author="gaurav" w:date="2021-06-04T09:50:00Z">
            <w:r w:rsidR="00D02A23">
              <w:rPr>
                <w:b w:val="0"/>
                <w:bCs w:val="0"/>
                <w:noProof/>
              </w:rPr>
              <w:t>Error! Bookmark not defined.</w:t>
            </w:r>
          </w:ins>
          <w:del w:id="220" w:author="gaurav" w:date="2021-06-04T09:49:00Z">
            <w:r w:rsidDel="00D02A23">
              <w:rPr>
                <w:noProof/>
              </w:rPr>
              <w:delText>15</w:delText>
            </w:r>
            <w:r w:rsidDel="00D02A23">
              <w:rPr>
                <w:noProof/>
              </w:rPr>
              <w:fldChar w:fldCharType="end"/>
            </w:r>
          </w:del>
        </w:p>
        <w:p w14:paraId="4106E7FF" w14:textId="65840A99" w:rsidR="00D5498E" w:rsidDel="00D02A23" w:rsidRDefault="00D5498E">
          <w:pPr>
            <w:pStyle w:val="TOC2"/>
            <w:tabs>
              <w:tab w:val="left" w:pos="919"/>
              <w:tab w:val="right" w:leader="dot" w:pos="9017"/>
            </w:tabs>
            <w:rPr>
              <w:del w:id="221" w:author="gaurav" w:date="2021-06-04T09:49:00Z"/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del w:id="222" w:author="gaurav" w:date="2021-06-04T09:49:00Z">
            <w:r w:rsidDel="00D02A23">
              <w:rPr>
                <w:noProof/>
              </w:rPr>
              <w:delText>2.5</w:delText>
            </w:r>
            <w:r w:rsidDel="00D02A2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IN" w:eastAsia="ja-JP"/>
              </w:rPr>
              <w:tab/>
            </w:r>
            <w:r w:rsidDel="00D02A23">
              <w:rPr>
                <w:noProof/>
              </w:rPr>
              <w:delText>Edit Stock</w:delText>
            </w:r>
            <w:r w:rsidDel="00D02A23">
              <w:rPr>
                <w:noProof/>
              </w:rPr>
              <w:tab/>
            </w:r>
            <w:r w:rsidDel="00D02A23">
              <w:rPr>
                <w:noProof/>
              </w:rPr>
              <w:fldChar w:fldCharType="begin"/>
            </w:r>
            <w:r w:rsidDel="00D02A23">
              <w:rPr>
                <w:noProof/>
              </w:rPr>
              <w:delInstrText xml:space="preserve"> PAGEREF _Toc444535247 \h </w:delInstrText>
            </w:r>
            <w:r w:rsidDel="00D02A23">
              <w:rPr>
                <w:noProof/>
              </w:rPr>
              <w:fldChar w:fldCharType="separate"/>
            </w:r>
          </w:del>
          <w:ins w:id="223" w:author="gaurav" w:date="2021-06-04T09:50:00Z">
            <w:r w:rsidR="00D02A23">
              <w:rPr>
                <w:b w:val="0"/>
                <w:bCs w:val="0"/>
                <w:noProof/>
              </w:rPr>
              <w:t>Error! Bookmark not defined.</w:t>
            </w:r>
          </w:ins>
          <w:del w:id="224" w:author="gaurav" w:date="2021-06-04T09:49:00Z">
            <w:r w:rsidDel="00D02A23">
              <w:rPr>
                <w:noProof/>
              </w:rPr>
              <w:delText>20</w:delText>
            </w:r>
            <w:r w:rsidDel="00D02A23">
              <w:rPr>
                <w:noProof/>
              </w:rPr>
              <w:fldChar w:fldCharType="end"/>
            </w:r>
          </w:del>
        </w:p>
        <w:p w14:paraId="40FEFEEC" w14:textId="6E8E7091" w:rsidR="00D5498E" w:rsidDel="00D02A23" w:rsidRDefault="00D5498E">
          <w:pPr>
            <w:pStyle w:val="TOC2"/>
            <w:tabs>
              <w:tab w:val="left" w:pos="919"/>
              <w:tab w:val="right" w:leader="dot" w:pos="9017"/>
            </w:tabs>
            <w:rPr>
              <w:del w:id="225" w:author="gaurav" w:date="2021-06-04T09:49:00Z"/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del w:id="226" w:author="gaurav" w:date="2021-06-04T09:49:00Z">
            <w:r w:rsidDel="00D02A23">
              <w:rPr>
                <w:noProof/>
              </w:rPr>
              <w:delText>2.6</w:delText>
            </w:r>
            <w:r w:rsidDel="00D02A2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IN" w:eastAsia="ja-JP"/>
              </w:rPr>
              <w:tab/>
            </w:r>
            <w:r w:rsidDel="00D02A23">
              <w:rPr>
                <w:noProof/>
              </w:rPr>
              <w:delText>Filter Stock</w:delText>
            </w:r>
            <w:r w:rsidDel="00D02A23">
              <w:rPr>
                <w:noProof/>
              </w:rPr>
              <w:tab/>
            </w:r>
            <w:r w:rsidDel="00D02A23">
              <w:rPr>
                <w:noProof/>
              </w:rPr>
              <w:fldChar w:fldCharType="begin"/>
            </w:r>
            <w:r w:rsidDel="00D02A23">
              <w:rPr>
                <w:noProof/>
              </w:rPr>
              <w:delInstrText xml:space="preserve"> PAGEREF _Toc444535248 \h </w:delInstrText>
            </w:r>
            <w:r w:rsidDel="00D02A23">
              <w:rPr>
                <w:noProof/>
              </w:rPr>
              <w:fldChar w:fldCharType="separate"/>
            </w:r>
          </w:del>
          <w:ins w:id="227" w:author="gaurav" w:date="2021-06-04T09:50:00Z">
            <w:r w:rsidR="00D02A23">
              <w:rPr>
                <w:b w:val="0"/>
                <w:bCs w:val="0"/>
                <w:noProof/>
              </w:rPr>
              <w:t>Error! Bookmark not defined.</w:t>
            </w:r>
          </w:ins>
          <w:del w:id="228" w:author="gaurav" w:date="2021-06-04T09:49:00Z">
            <w:r w:rsidDel="00D02A23">
              <w:rPr>
                <w:noProof/>
              </w:rPr>
              <w:delText>21</w:delText>
            </w:r>
            <w:r w:rsidDel="00D02A23">
              <w:rPr>
                <w:noProof/>
              </w:rPr>
              <w:fldChar w:fldCharType="end"/>
            </w:r>
          </w:del>
        </w:p>
        <w:p w14:paraId="1186830C" w14:textId="20B25C51" w:rsidR="00D5498E" w:rsidDel="00D02A23" w:rsidRDefault="00D5498E">
          <w:pPr>
            <w:pStyle w:val="TOC2"/>
            <w:tabs>
              <w:tab w:val="left" w:pos="919"/>
              <w:tab w:val="right" w:leader="dot" w:pos="9017"/>
            </w:tabs>
            <w:rPr>
              <w:del w:id="229" w:author="gaurav" w:date="2021-06-04T09:49:00Z"/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del w:id="230" w:author="gaurav" w:date="2021-06-04T09:49:00Z">
            <w:r w:rsidDel="00D02A23">
              <w:rPr>
                <w:noProof/>
              </w:rPr>
              <w:delText>2.7</w:delText>
            </w:r>
            <w:r w:rsidDel="00D02A2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IN" w:eastAsia="ja-JP"/>
              </w:rPr>
              <w:tab/>
            </w:r>
            <w:r w:rsidDel="00D02A23">
              <w:rPr>
                <w:noProof/>
              </w:rPr>
              <w:delText>Export Stock</w:delText>
            </w:r>
            <w:r w:rsidDel="00D02A23">
              <w:rPr>
                <w:noProof/>
              </w:rPr>
              <w:tab/>
            </w:r>
            <w:r w:rsidDel="00D02A23">
              <w:rPr>
                <w:noProof/>
              </w:rPr>
              <w:fldChar w:fldCharType="begin"/>
            </w:r>
            <w:r w:rsidDel="00D02A23">
              <w:rPr>
                <w:noProof/>
              </w:rPr>
              <w:delInstrText xml:space="preserve"> PAGEREF _Toc444535249 \h </w:delInstrText>
            </w:r>
            <w:r w:rsidDel="00D02A23">
              <w:rPr>
                <w:noProof/>
              </w:rPr>
              <w:fldChar w:fldCharType="separate"/>
            </w:r>
          </w:del>
          <w:ins w:id="231" w:author="gaurav" w:date="2021-06-04T09:50:00Z">
            <w:r w:rsidR="00D02A23">
              <w:rPr>
                <w:b w:val="0"/>
                <w:bCs w:val="0"/>
                <w:noProof/>
              </w:rPr>
              <w:t>Error! Bookmark not defined.</w:t>
            </w:r>
          </w:ins>
          <w:del w:id="232" w:author="gaurav" w:date="2021-06-04T09:49:00Z">
            <w:r w:rsidDel="00D02A23">
              <w:rPr>
                <w:noProof/>
              </w:rPr>
              <w:delText>22</w:delText>
            </w:r>
            <w:r w:rsidDel="00D02A23">
              <w:rPr>
                <w:noProof/>
              </w:rPr>
              <w:fldChar w:fldCharType="end"/>
            </w:r>
          </w:del>
        </w:p>
        <w:p w14:paraId="705E18A1" w14:textId="25D1D156" w:rsidR="00D5498E" w:rsidDel="00D02A23" w:rsidRDefault="00D5498E">
          <w:pPr>
            <w:pStyle w:val="TOC2"/>
            <w:tabs>
              <w:tab w:val="left" w:pos="919"/>
              <w:tab w:val="right" w:leader="dot" w:pos="9017"/>
            </w:tabs>
            <w:rPr>
              <w:del w:id="233" w:author="gaurav" w:date="2021-06-04T09:49:00Z"/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del w:id="234" w:author="gaurav" w:date="2021-06-04T09:49:00Z">
            <w:r w:rsidDel="00D02A23">
              <w:rPr>
                <w:noProof/>
              </w:rPr>
              <w:delText>2.8</w:delText>
            </w:r>
            <w:r w:rsidDel="00D02A2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IN" w:eastAsia="ja-JP"/>
              </w:rPr>
              <w:tab/>
            </w:r>
            <w:r w:rsidDel="00D02A23">
              <w:rPr>
                <w:noProof/>
              </w:rPr>
              <w:delText>Grievance Management</w:delText>
            </w:r>
            <w:r w:rsidDel="00D02A23">
              <w:rPr>
                <w:noProof/>
              </w:rPr>
              <w:tab/>
            </w:r>
            <w:r w:rsidDel="00D02A23">
              <w:rPr>
                <w:noProof/>
              </w:rPr>
              <w:fldChar w:fldCharType="begin"/>
            </w:r>
            <w:r w:rsidDel="00D02A23">
              <w:rPr>
                <w:noProof/>
              </w:rPr>
              <w:delInstrText xml:space="preserve"> PAGEREF _Toc444535250 \h </w:delInstrText>
            </w:r>
            <w:r w:rsidDel="00D02A23">
              <w:rPr>
                <w:noProof/>
              </w:rPr>
              <w:fldChar w:fldCharType="separate"/>
            </w:r>
          </w:del>
          <w:ins w:id="235" w:author="gaurav" w:date="2021-06-04T09:50:00Z">
            <w:r w:rsidR="00D02A23">
              <w:rPr>
                <w:b w:val="0"/>
                <w:bCs w:val="0"/>
                <w:noProof/>
              </w:rPr>
              <w:t>Error! Bookmark not defined.</w:t>
            </w:r>
          </w:ins>
          <w:del w:id="236" w:author="gaurav" w:date="2021-06-04T09:49:00Z">
            <w:r w:rsidDel="00D02A23">
              <w:rPr>
                <w:noProof/>
              </w:rPr>
              <w:delText>23</w:delText>
            </w:r>
            <w:r w:rsidDel="00D02A23">
              <w:rPr>
                <w:noProof/>
              </w:rPr>
              <w:fldChar w:fldCharType="end"/>
            </w:r>
          </w:del>
        </w:p>
        <w:p w14:paraId="64E3DE4F" w14:textId="49432A30" w:rsidR="00D5498E" w:rsidDel="00D02A23" w:rsidRDefault="00D5498E">
          <w:pPr>
            <w:pStyle w:val="TOC2"/>
            <w:tabs>
              <w:tab w:val="left" w:pos="919"/>
              <w:tab w:val="right" w:leader="dot" w:pos="9017"/>
            </w:tabs>
            <w:rPr>
              <w:del w:id="237" w:author="gaurav" w:date="2021-06-04T09:49:00Z"/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del w:id="238" w:author="gaurav" w:date="2021-06-04T09:49:00Z">
            <w:r w:rsidDel="00D02A23">
              <w:rPr>
                <w:noProof/>
              </w:rPr>
              <w:delText>2.9</w:delText>
            </w:r>
            <w:r w:rsidDel="00D02A2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IN" w:eastAsia="ja-JP"/>
              </w:rPr>
              <w:tab/>
            </w:r>
            <w:r w:rsidDel="00D02A23">
              <w:rPr>
                <w:noProof/>
              </w:rPr>
              <w:delText>Filter Grievances</w:delText>
            </w:r>
            <w:r w:rsidDel="00D02A23">
              <w:rPr>
                <w:noProof/>
              </w:rPr>
              <w:tab/>
            </w:r>
            <w:r w:rsidDel="00D02A23">
              <w:rPr>
                <w:noProof/>
              </w:rPr>
              <w:fldChar w:fldCharType="begin"/>
            </w:r>
            <w:r w:rsidDel="00D02A23">
              <w:rPr>
                <w:noProof/>
              </w:rPr>
              <w:delInstrText xml:space="preserve"> PAGEREF _Toc444535251 \h </w:delInstrText>
            </w:r>
            <w:r w:rsidDel="00D02A23">
              <w:rPr>
                <w:noProof/>
              </w:rPr>
              <w:fldChar w:fldCharType="separate"/>
            </w:r>
          </w:del>
          <w:ins w:id="239" w:author="gaurav" w:date="2021-06-04T09:50:00Z">
            <w:r w:rsidR="00D02A23">
              <w:rPr>
                <w:b w:val="0"/>
                <w:bCs w:val="0"/>
                <w:noProof/>
              </w:rPr>
              <w:t>Error! Bookmark not defined.</w:t>
            </w:r>
          </w:ins>
          <w:del w:id="240" w:author="gaurav" w:date="2021-06-04T09:49:00Z">
            <w:r w:rsidDel="00D02A23">
              <w:rPr>
                <w:noProof/>
              </w:rPr>
              <w:delText>27</w:delText>
            </w:r>
            <w:r w:rsidDel="00D02A23">
              <w:rPr>
                <w:noProof/>
              </w:rPr>
              <w:fldChar w:fldCharType="end"/>
            </w:r>
          </w:del>
        </w:p>
        <w:p w14:paraId="14D4666D" w14:textId="5A69895D" w:rsidR="00D5498E" w:rsidDel="00D02A23" w:rsidRDefault="00D5498E">
          <w:pPr>
            <w:pStyle w:val="TOC2"/>
            <w:tabs>
              <w:tab w:val="left" w:pos="1030"/>
              <w:tab w:val="right" w:leader="dot" w:pos="9017"/>
            </w:tabs>
            <w:rPr>
              <w:del w:id="241" w:author="gaurav" w:date="2021-06-04T09:49:00Z"/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del w:id="242" w:author="gaurav" w:date="2021-06-04T09:49:00Z">
            <w:r w:rsidDel="00D02A23">
              <w:rPr>
                <w:noProof/>
              </w:rPr>
              <w:delText>2.10</w:delText>
            </w:r>
            <w:r w:rsidDel="00D02A23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IN" w:eastAsia="ja-JP"/>
              </w:rPr>
              <w:tab/>
            </w:r>
            <w:r w:rsidDel="00D02A23">
              <w:rPr>
                <w:noProof/>
              </w:rPr>
              <w:delText>Export Grievances</w:delText>
            </w:r>
            <w:r w:rsidDel="00D02A23">
              <w:rPr>
                <w:noProof/>
              </w:rPr>
              <w:tab/>
            </w:r>
            <w:r w:rsidDel="00D02A23">
              <w:rPr>
                <w:noProof/>
              </w:rPr>
              <w:fldChar w:fldCharType="begin"/>
            </w:r>
            <w:r w:rsidDel="00D02A23">
              <w:rPr>
                <w:noProof/>
              </w:rPr>
              <w:delInstrText xml:space="preserve"> PAGEREF _Toc444535252 \h </w:delInstrText>
            </w:r>
            <w:r w:rsidDel="00D02A23">
              <w:rPr>
                <w:noProof/>
              </w:rPr>
              <w:fldChar w:fldCharType="separate"/>
            </w:r>
          </w:del>
          <w:ins w:id="243" w:author="gaurav" w:date="2021-06-04T09:50:00Z">
            <w:r w:rsidR="00D02A23">
              <w:rPr>
                <w:b w:val="0"/>
                <w:bCs w:val="0"/>
                <w:noProof/>
              </w:rPr>
              <w:t>Error! Bookmark not defined.</w:t>
            </w:r>
          </w:ins>
          <w:del w:id="244" w:author="gaurav" w:date="2021-06-04T09:49:00Z">
            <w:r w:rsidDel="00D02A23">
              <w:rPr>
                <w:noProof/>
              </w:rPr>
              <w:delText>29</w:delText>
            </w:r>
            <w:r w:rsidDel="00D02A23">
              <w:rPr>
                <w:noProof/>
              </w:rPr>
              <w:fldChar w:fldCharType="end"/>
            </w:r>
          </w:del>
        </w:p>
        <w:p w14:paraId="336A2263" w14:textId="119843D5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09B6120D" w14:textId="77777777" w:rsidR="000B0CE4" w:rsidRDefault="000B0CE4" w:rsidP="000B0CE4">
      <w:pPr>
        <w:pStyle w:val="TableNames"/>
        <w:sectPr w:rsidR="000B0CE4" w:rsidSect="008D2F10">
          <w:headerReference w:type="first" r:id="rId16"/>
          <w:footerReference w:type="first" r:id="rId17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28DF2749" w14:textId="77777777" w:rsidR="002631E4" w:rsidRPr="002631E4" w:rsidRDefault="002631E4" w:rsidP="003C7ABF">
      <w:pPr>
        <w:pStyle w:val="TOC1"/>
      </w:pPr>
    </w:p>
    <w:p w14:paraId="13F2D598" w14:textId="77777777" w:rsidR="006755C2" w:rsidRDefault="006755C2" w:rsidP="0001372C">
      <w:pPr>
        <w:pStyle w:val="TableNames"/>
      </w:pPr>
      <w:bookmarkStart w:id="245" w:name="_Toc354993235"/>
      <w:bookmarkStart w:id="246" w:name="_Toc354994307"/>
      <w:bookmarkStart w:id="247" w:name="_Toc385937349"/>
      <w:bookmarkStart w:id="248" w:name="_Toc386724015"/>
      <w:bookmarkStart w:id="249" w:name="_Toc387651074"/>
      <w:bookmarkStart w:id="250" w:name="_Toc389744745"/>
      <w:bookmarkStart w:id="251" w:name="_Toc389841232"/>
      <w:bookmarkStart w:id="252" w:name="_Toc390091309"/>
      <w:bookmarkStart w:id="253" w:name="_Toc390091902"/>
      <w:bookmarkStart w:id="254" w:name="_Toc390092073"/>
      <w:bookmarkStart w:id="255" w:name="_Toc392664617"/>
      <w:bookmarkStart w:id="256" w:name="_Toc393985735"/>
      <w:bookmarkStart w:id="257" w:name="_Toc395257990"/>
      <w:bookmarkStart w:id="258" w:name="_Toc395277602"/>
      <w:bookmarkStart w:id="259" w:name="_Toc395345884"/>
      <w:bookmarkStart w:id="260" w:name="_Toc395346386"/>
      <w:bookmarkStart w:id="261" w:name="_Toc395539092"/>
      <w:bookmarkStart w:id="262" w:name="_Toc395597823"/>
      <w:bookmarkStart w:id="263" w:name="_Toc395598052"/>
      <w:bookmarkStart w:id="264" w:name="_Toc395598301"/>
      <w:bookmarkStart w:id="265" w:name="_Toc395600354"/>
      <w:bookmarkStart w:id="266" w:name="_Toc395713689"/>
      <w:bookmarkStart w:id="267" w:name="_Toc398654255"/>
      <w:bookmarkStart w:id="268" w:name="_Toc399322646"/>
      <w:bookmarkStart w:id="269" w:name="_Toc402788473"/>
      <w:bookmarkStart w:id="270" w:name="_Toc406498748"/>
      <w:bookmarkStart w:id="271" w:name="_Toc406669275"/>
      <w:bookmarkStart w:id="272" w:name="_Toc407109270"/>
      <w:bookmarkStart w:id="273" w:name="_Toc408930299"/>
      <w:bookmarkStart w:id="274" w:name="_Toc408930528"/>
      <w:bookmarkStart w:id="275" w:name="_Toc409003658"/>
      <w:bookmarkStart w:id="276" w:name="_Toc409003729"/>
      <w:bookmarkStart w:id="277" w:name="_Toc409003769"/>
      <w:bookmarkStart w:id="278" w:name="_Toc409004077"/>
      <w:bookmarkStart w:id="279" w:name="_Toc409540865"/>
      <w:bookmarkStart w:id="280" w:name="_Toc409780156"/>
      <w:bookmarkStart w:id="281" w:name="_Toc410059044"/>
      <w:bookmarkStart w:id="282" w:name="_Toc410380746"/>
      <w:bookmarkStart w:id="283" w:name="_Toc410394432"/>
      <w:bookmarkStart w:id="284" w:name="_Toc410403360"/>
      <w:bookmarkStart w:id="285" w:name="_Toc410834273"/>
      <w:bookmarkStart w:id="286" w:name="_Toc411523915"/>
      <w:bookmarkStart w:id="287" w:name="_Toc414375661"/>
      <w:bookmarkStart w:id="288" w:name="_Toc414543162"/>
      <w:bookmarkStart w:id="289" w:name="_Toc414868278"/>
      <w:bookmarkStart w:id="290" w:name="_Toc416703720"/>
      <w:bookmarkStart w:id="291" w:name="_Toc416703830"/>
      <w:bookmarkStart w:id="292" w:name="_Toc418250453"/>
      <w:bookmarkStart w:id="293" w:name="_Toc418606565"/>
      <w:bookmarkStart w:id="294" w:name="_Toc420937620"/>
      <w:bookmarkStart w:id="295" w:name="_Toc421114950"/>
      <w:bookmarkStart w:id="296" w:name="_Toc31537551"/>
      <w:bookmarkStart w:id="297" w:name="_Toc31556091"/>
      <w:bookmarkStart w:id="298" w:name="_Toc31624680"/>
      <w:bookmarkStart w:id="299" w:name="_Toc31633664"/>
      <w:bookmarkStart w:id="300" w:name="_Toc31884131"/>
      <w:bookmarkStart w:id="301" w:name="_Toc31898964"/>
      <w:bookmarkStart w:id="302" w:name="_Toc31899947"/>
      <w:bookmarkStart w:id="303" w:name="_Toc31900098"/>
      <w:bookmarkStart w:id="304" w:name="_Toc31900165"/>
      <w:bookmarkStart w:id="305" w:name="_Toc31900209"/>
      <w:bookmarkStart w:id="306" w:name="_Toc31900287"/>
      <w:bookmarkStart w:id="307" w:name="_Toc31961534"/>
      <w:bookmarkStart w:id="308" w:name="_Toc31988935"/>
      <w:bookmarkStart w:id="309" w:name="_Toc32478499"/>
      <w:bookmarkStart w:id="310" w:name="_Toc32485179"/>
      <w:bookmarkStart w:id="311" w:name="_Toc32485227"/>
      <w:bookmarkStart w:id="312" w:name="_Toc33605930"/>
      <w:bookmarkStart w:id="313" w:name="_Toc73692643"/>
      <w:r>
        <w:t>Figures</w:t>
      </w:r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</w:p>
    <w:p w14:paraId="65F8D2ED" w14:textId="77777777" w:rsidR="00D5498E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r w:rsidR="00D5498E">
        <w:rPr>
          <w:noProof/>
        </w:rPr>
        <w:t>Figure 1: CEIR Home Page</w:t>
      </w:r>
      <w:r w:rsidR="00D5498E">
        <w:rPr>
          <w:noProof/>
        </w:rPr>
        <w:tab/>
      </w:r>
      <w:r w:rsidR="00D5498E">
        <w:rPr>
          <w:noProof/>
        </w:rPr>
        <w:fldChar w:fldCharType="begin"/>
      </w:r>
      <w:r w:rsidR="00D5498E">
        <w:rPr>
          <w:noProof/>
        </w:rPr>
        <w:instrText xml:space="preserve"> PAGEREF _Toc444535253 \h </w:instrText>
      </w:r>
      <w:r w:rsidR="00D5498E">
        <w:rPr>
          <w:noProof/>
        </w:rPr>
      </w:r>
      <w:r w:rsidR="00D5498E">
        <w:rPr>
          <w:noProof/>
        </w:rPr>
        <w:fldChar w:fldCharType="separate"/>
      </w:r>
      <w:r w:rsidR="00D5498E">
        <w:rPr>
          <w:noProof/>
        </w:rPr>
        <w:t>2</w:t>
      </w:r>
      <w:r w:rsidR="00D5498E">
        <w:rPr>
          <w:noProof/>
        </w:rPr>
        <w:fldChar w:fldCharType="end"/>
      </w:r>
    </w:p>
    <w:p w14:paraId="15C0BC78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2: Distributor Registration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E0B106D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3: Verify OTP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981EE5B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4: Enter OTP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1DAD8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5: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4557CBD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6: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E9F4AA3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7: Forgot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FFEF8F4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8: Set New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3A162C9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9: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579110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10: Edit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764D6B3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11: Change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28D5A3C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12: Manage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3CB7507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13: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F558773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</w:t>
      </w:r>
      <w:r w:rsidR="00564907">
        <w:rPr>
          <w:noProof/>
        </w:rPr>
        <w:t>4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F3A34FF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</w:t>
      </w:r>
      <w:r w:rsidR="00564907">
        <w:rPr>
          <w:noProof/>
        </w:rPr>
        <w:t>5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70FFBE5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</w:t>
      </w:r>
      <w:r w:rsidR="00564907">
        <w:rPr>
          <w:noProof/>
        </w:rPr>
        <w:t>6</w:t>
      </w:r>
      <w:r>
        <w:rPr>
          <w:noProof/>
        </w:rPr>
        <w:t>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B3F5157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17</w:t>
      </w:r>
      <w:r>
        <w:rPr>
          <w:noProof/>
        </w:rPr>
        <w:t>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7204595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18</w:t>
      </w:r>
      <w:r>
        <w:rPr>
          <w:noProof/>
        </w:rPr>
        <w:t>: Role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C1A29D6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19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2C3E63C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20</w:t>
      </w:r>
      <w:r>
        <w:rPr>
          <w:noProof/>
        </w:rPr>
        <w:t>: Upload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064706C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21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839DD43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22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EEA4143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>
        <w:rPr>
          <w:noProof/>
        </w:rPr>
        <w:t>3: Edit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BD66CB9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24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C15D6B1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25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CDA03D7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26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2D22A25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27</w:t>
      </w:r>
      <w:r>
        <w:rPr>
          <w:noProof/>
        </w:rPr>
        <w:t>: Open or Save Exported Stock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3A79B84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28</w:t>
      </w:r>
      <w:r>
        <w:rPr>
          <w:noProof/>
        </w:rPr>
        <w:t>: Exported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005FB23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29</w:t>
      </w:r>
      <w:r>
        <w:rPr>
          <w:noProof/>
        </w:rPr>
        <w:t>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0801B92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30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DAE902C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31</w:t>
      </w:r>
      <w:r>
        <w:rPr>
          <w:noProof/>
        </w:rPr>
        <w:t>: Report Grievance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CDDC38D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32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2A3AA5A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33</w:t>
      </w:r>
      <w:r>
        <w:rPr>
          <w:noProof/>
        </w:rPr>
        <w:t>: Filter Grievances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BCB0607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34</w:t>
      </w:r>
      <w:r>
        <w:rPr>
          <w:noProof/>
        </w:rPr>
        <w:t>: Filtered Grievances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6B31163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35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EAECA72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36</w:t>
      </w:r>
      <w:r>
        <w:rPr>
          <w:noProof/>
        </w:rPr>
        <w:t>: Open or Save Exported Grievance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2995C31" w14:textId="7777777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37</w:t>
      </w:r>
      <w:r>
        <w:rPr>
          <w:noProof/>
        </w:rPr>
        <w:t>: Exported Grievances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072A968" w14:textId="77777777" w:rsidR="006755C2" w:rsidRDefault="00D239B5">
      <w:pPr>
        <w:pStyle w:val="TableofFigures"/>
      </w:pPr>
      <w:r>
        <w:fldChar w:fldCharType="end"/>
      </w:r>
    </w:p>
    <w:p w14:paraId="49D9B9F2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40BF577A" w14:textId="77777777" w:rsidR="006755C2" w:rsidRPr="002A39C9" w:rsidRDefault="009F2B34" w:rsidP="002A39C9">
      <w:pPr>
        <w:pStyle w:val="Heading1"/>
      </w:pPr>
      <w:bookmarkStart w:id="314" w:name="_Document_Overview"/>
      <w:bookmarkStart w:id="315" w:name="h11"/>
      <w:bookmarkStart w:id="316" w:name="_Scope"/>
      <w:bookmarkStart w:id="317" w:name="_References"/>
      <w:bookmarkStart w:id="318" w:name="_Introduction"/>
      <w:bookmarkStart w:id="319" w:name="_Operations"/>
      <w:bookmarkStart w:id="320" w:name="_Web_Operations"/>
      <w:bookmarkStart w:id="321" w:name="_Toc31900099"/>
      <w:bookmarkStart w:id="322" w:name="_Toc31900166"/>
      <w:bookmarkStart w:id="323" w:name="_Toc31900210"/>
      <w:bookmarkStart w:id="324" w:name="_Toc31900288"/>
      <w:bookmarkStart w:id="325" w:name="_Toc73692644"/>
      <w:bookmarkEnd w:id="314"/>
      <w:bookmarkEnd w:id="315"/>
      <w:bookmarkEnd w:id="316"/>
      <w:bookmarkEnd w:id="317"/>
      <w:bookmarkEnd w:id="318"/>
      <w:bookmarkEnd w:id="319"/>
      <w:bookmarkEnd w:id="320"/>
      <w:r w:rsidRPr="002A39C9">
        <w:lastRenderedPageBreak/>
        <w:t>Overview</w:t>
      </w:r>
      <w:bookmarkEnd w:id="321"/>
      <w:bookmarkEnd w:id="322"/>
      <w:bookmarkEnd w:id="323"/>
      <w:bookmarkEnd w:id="324"/>
      <w:bookmarkEnd w:id="325"/>
    </w:p>
    <w:p w14:paraId="078BAB1B" w14:textId="77777777" w:rsidR="00AF7107" w:rsidRDefault="00384430" w:rsidP="004D34E8">
      <w:pPr>
        <w:pStyle w:val="Heading2"/>
      </w:pPr>
      <w:bookmarkStart w:id="326" w:name="_Toc73692645"/>
      <w:r>
        <w:t>Scope</w:t>
      </w:r>
      <w:bookmarkEnd w:id="326"/>
    </w:p>
    <w:p w14:paraId="142FDEBD" w14:textId="77777777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BF2AEA">
        <w:t>Distributor</w:t>
      </w:r>
      <w:r w:rsidRPr="00EE5A16">
        <w:t xml:space="preserve">s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BF2AEA">
        <w:t>upload stocks</w:t>
      </w:r>
      <w:r w:rsidR="00512666">
        <w:t xml:space="preserve"> </w:t>
      </w:r>
      <w:r w:rsidRPr="00EE5A16">
        <w:t>and report grievances.</w:t>
      </w:r>
    </w:p>
    <w:p w14:paraId="0B80A76B" w14:textId="77777777" w:rsidR="00084397" w:rsidRDefault="00084397" w:rsidP="004D6E91">
      <w:pPr>
        <w:pStyle w:val="Heading2"/>
      </w:pPr>
      <w:bookmarkStart w:id="327" w:name="_Toc73692646"/>
      <w:r>
        <w:t>Acronyms</w:t>
      </w:r>
      <w:r w:rsidR="00384430">
        <w:t xml:space="preserve"> &amp; Abbreviations</w:t>
      </w:r>
      <w:bookmarkEnd w:id="327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4B3D3382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61A37488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56BA7C3E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 xml:space="preserve">Full </w:t>
            </w:r>
            <w:r w:rsidR="00476358">
              <w:rPr>
                <w:b/>
                <w:bCs/>
                <w:color w:val="FFFFFF" w:themeColor="background1"/>
                <w:lang w:val="fr-FR"/>
              </w:rPr>
              <w:t>Forms</w:t>
            </w:r>
          </w:p>
        </w:tc>
      </w:tr>
      <w:tr w:rsidR="00084397" w:rsidRPr="003D50EC" w14:paraId="5F53FDEE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5EDEC07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13848E4E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3084B60E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BF436CE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72E75A6B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69448B74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BC3103C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255281A6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</w:tbl>
    <w:p w14:paraId="05A6CC4B" w14:textId="77777777" w:rsidR="00191AE2" w:rsidRDefault="00191AE2" w:rsidP="00191AE2">
      <w:pPr>
        <w:pStyle w:val="BodyText2"/>
        <w:ind w:left="360"/>
      </w:pPr>
    </w:p>
    <w:p w14:paraId="6AF802FB" w14:textId="77777777" w:rsidR="00384430" w:rsidRDefault="00384430" w:rsidP="004D3E67">
      <w:pPr>
        <w:pStyle w:val="Heading2"/>
      </w:pPr>
      <w:bookmarkStart w:id="328" w:name="_Toc73692647"/>
      <w:r>
        <w:t>Conventions</w:t>
      </w:r>
      <w:bookmarkEnd w:id="328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32B048DB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479737B1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0F405958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0BC07F95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2FE7C2C4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69279E6F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2FF6023C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611B8074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2EB2B0D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42DF8D34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files, sections, paths, and</w:t>
            </w:r>
          </w:p>
          <w:p w14:paraId="1538EAEC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439909D8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3C3E8EBC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71BCBF0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006BA250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46F69A90" w14:textId="77777777" w:rsidR="00A90D32" w:rsidRDefault="00BF2AEA" w:rsidP="004D6E91">
      <w:pPr>
        <w:pStyle w:val="Heading1"/>
      </w:pPr>
      <w:bookmarkStart w:id="329" w:name="_Toc73692648"/>
      <w:r>
        <w:lastRenderedPageBreak/>
        <w:t>Distributor</w:t>
      </w:r>
      <w:r w:rsidR="00384430">
        <w:t xml:space="preserve"> Operations</w:t>
      </w:r>
      <w:bookmarkEnd w:id="329"/>
    </w:p>
    <w:p w14:paraId="7D946A90" w14:textId="77777777" w:rsidR="003F3870" w:rsidRPr="003F3870" w:rsidRDefault="003F3870" w:rsidP="003F3870"/>
    <w:p w14:paraId="41C917DD" w14:textId="77777777" w:rsidR="00384430" w:rsidRPr="002A39C9" w:rsidRDefault="00384430" w:rsidP="00384430">
      <w:pPr>
        <w:pStyle w:val="Heading2"/>
      </w:pPr>
      <w:bookmarkStart w:id="330" w:name="_Toc73692649"/>
      <w:r w:rsidRPr="002A39C9">
        <w:t>Application Overview</w:t>
      </w:r>
      <w:bookmarkEnd w:id="330"/>
    </w:p>
    <w:p w14:paraId="5AA5555F" w14:textId="77777777" w:rsidR="00384430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BF2AEA">
        <w:t>Distributor</w:t>
      </w:r>
      <w:r>
        <w:t xml:space="preserve"> Portal </w:t>
      </w:r>
      <w:r w:rsidRPr="00EE5A16">
        <w:t xml:space="preserve">application is used to </w:t>
      </w:r>
      <w:r w:rsidR="00BF2AEA">
        <w:t>upload</w:t>
      </w:r>
      <w:r w:rsidRPr="00EE5A16">
        <w:t xml:space="preserve"> SIM-based devices that are </w:t>
      </w:r>
      <w:r w:rsidR="00BF2AEA">
        <w:t>to be sold</w:t>
      </w:r>
      <w:r w:rsidRPr="00EE5A16">
        <w:t xml:space="preserve"> in Cambodia. </w:t>
      </w:r>
      <w:r w:rsidR="00271258">
        <w:t xml:space="preserve"> </w:t>
      </w:r>
    </w:p>
    <w:p w14:paraId="13C9006C" w14:textId="77777777" w:rsidR="00384430" w:rsidRPr="00EE5A16" w:rsidRDefault="00BF2AEA" w:rsidP="00384430">
      <w:pPr>
        <w:pStyle w:val="BodyText2"/>
      </w:pPr>
      <w:r>
        <w:t>Distributor</w:t>
      </w:r>
      <w:r w:rsidR="00384430" w:rsidRPr="00EE5A16">
        <w:t>s perform the following tasks:</w:t>
      </w:r>
    </w:p>
    <w:p w14:paraId="2121D9B9" w14:textId="77777777" w:rsidR="00384430" w:rsidRDefault="00384430" w:rsidP="00384430">
      <w:pPr>
        <w:pStyle w:val="BodyText2"/>
        <w:numPr>
          <w:ilvl w:val="0"/>
          <w:numId w:val="24"/>
        </w:numPr>
      </w:pPr>
      <w:r w:rsidRPr="00EE5A16">
        <w:t xml:space="preserve">Upload stock (if the </w:t>
      </w:r>
      <w:r w:rsidR="00BF2AEA">
        <w:t>Distributor</w:t>
      </w:r>
      <w:r w:rsidRPr="00EE5A16">
        <w:t xml:space="preserve"> is also a retailer else this is done by the distributor</w:t>
      </w:r>
      <w:r>
        <w:t>s and</w:t>
      </w:r>
      <w:r w:rsidRPr="00EE5A16">
        <w:t xml:space="preserve"> retailer</w:t>
      </w:r>
      <w:r>
        <w:t>s</w:t>
      </w:r>
      <w:r w:rsidRPr="00EE5A16">
        <w:t>)</w:t>
      </w:r>
    </w:p>
    <w:p w14:paraId="2AAA414F" w14:textId="77777777" w:rsidR="00384430" w:rsidRDefault="00384430" w:rsidP="00384430">
      <w:pPr>
        <w:pStyle w:val="BodyText2"/>
        <w:numPr>
          <w:ilvl w:val="0"/>
          <w:numId w:val="24"/>
        </w:numPr>
      </w:pPr>
      <w:r w:rsidRPr="00EE5A16">
        <w:t>Report grievances</w:t>
      </w:r>
    </w:p>
    <w:p w14:paraId="609848E4" w14:textId="77777777" w:rsidR="00E66A36" w:rsidRDefault="00E66A36" w:rsidP="004D3E67">
      <w:pPr>
        <w:pStyle w:val="BodyText2"/>
      </w:pPr>
    </w:p>
    <w:p w14:paraId="4D3140D3" w14:textId="77777777" w:rsidR="00384430" w:rsidRDefault="00384430" w:rsidP="004D3E67">
      <w:pPr>
        <w:pStyle w:val="Heading2"/>
      </w:pPr>
      <w:bookmarkStart w:id="331" w:name="_Toc73692650"/>
      <w:r>
        <w:t>Logging into the Application</w:t>
      </w:r>
      <w:bookmarkEnd w:id="331"/>
    </w:p>
    <w:p w14:paraId="7590AB00" w14:textId="77777777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BF2AEA">
        <w:t>Distributor</w:t>
      </w:r>
      <w:r>
        <w:t xml:space="preserve"> </w:t>
      </w:r>
      <w:r w:rsidR="00F854B3">
        <w:t>must</w:t>
      </w:r>
      <w:r>
        <w:t xml:space="preserve"> register in the application.</w:t>
      </w:r>
    </w:p>
    <w:p w14:paraId="49FD22B9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0F29F9A3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585AA14E" w14:textId="77777777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0FAC3AC7" wp14:editId="5D579525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B04EE" w14:textId="77777777" w:rsidR="0036447D" w:rsidRPr="0036447D" w:rsidRDefault="00584DC9" w:rsidP="007E53B8">
      <w:pPr>
        <w:pStyle w:val="FigureCaption"/>
      </w:pPr>
      <w:bookmarkStart w:id="332" w:name="_Toc444535253"/>
      <w:r>
        <w:t>Figure 1: CEIR Home Page</w:t>
      </w:r>
      <w:bookmarkEnd w:id="332"/>
    </w:p>
    <w:p w14:paraId="7E28DEE5" w14:textId="77777777" w:rsidR="00A7041F" w:rsidRDefault="00BF11C2" w:rsidP="00DC39E0">
      <w:pPr>
        <w:pStyle w:val="BodyText2"/>
        <w:numPr>
          <w:ilvl w:val="0"/>
          <w:numId w:val="3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40196C5" wp14:editId="4C01AD60">
                <wp:simplePos x="0" y="0"/>
                <wp:positionH relativeFrom="column">
                  <wp:posOffset>2135505</wp:posOffset>
                </wp:positionH>
                <wp:positionV relativeFrom="paragraph">
                  <wp:posOffset>268393</wp:posOffset>
                </wp:positionV>
                <wp:extent cx="1362710" cy="1981200"/>
                <wp:effectExtent l="0" t="0" r="2794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710" cy="1981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68458" id="Rectangle 30" o:spid="_x0000_s1026" style="position:absolute;margin-left:168.15pt;margin-top:21.15pt;width:107.3pt;height:156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" fillcolor="white [3212]" strokecolor="black [3213]" strokeweight="1pt"/>
            </w:pict>
          </mc:Fallback>
        </mc:AlternateContent>
      </w:r>
      <w:r w:rsidR="00A7041F">
        <w:t xml:space="preserve">Select </w:t>
      </w:r>
      <w:r w:rsidR="00BF2AEA">
        <w:rPr>
          <w:b/>
          <w:bCs/>
        </w:rPr>
        <w:t>Distributor</w:t>
      </w:r>
      <w:r w:rsidR="00A7041F">
        <w:t xml:space="preserve"> from the </w:t>
      </w:r>
      <w:r w:rsidR="00A7041F" w:rsidRPr="00A62CA8">
        <w:rPr>
          <w:b/>
          <w:bCs/>
        </w:rPr>
        <w:t xml:space="preserve">Registration </w:t>
      </w:r>
      <w:r w:rsidR="00A7041F">
        <w:t>list.</w:t>
      </w:r>
    </w:p>
    <w:p w14:paraId="00FBFF7D" w14:textId="77777777" w:rsidR="00436679" w:rsidRDefault="00BF11C2" w:rsidP="00BF2AEA">
      <w:pPr>
        <w:pStyle w:val="BodyText2"/>
        <w:ind w:left="709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77652359" wp14:editId="7E0A079D">
            <wp:simplePos x="0" y="0"/>
            <wp:positionH relativeFrom="column">
              <wp:posOffset>2194772</wp:posOffset>
            </wp:positionH>
            <wp:positionV relativeFrom="paragraph">
              <wp:posOffset>6985</wp:posOffset>
            </wp:positionV>
            <wp:extent cx="1247140" cy="1916084"/>
            <wp:effectExtent l="0" t="0" r="0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178" cy="191921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679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1D2FCA8" wp14:editId="7633A526">
                <wp:simplePos x="0" y="0"/>
                <wp:positionH relativeFrom="column">
                  <wp:posOffset>2618486</wp:posOffset>
                </wp:positionH>
                <wp:positionV relativeFrom="paragraph">
                  <wp:posOffset>6477</wp:posOffset>
                </wp:positionV>
                <wp:extent cx="837565" cy="231140"/>
                <wp:effectExtent l="0" t="0" r="19685" b="1651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565" cy="2311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7832C" id="Rectangle 50" o:spid="_x0000_s1026" style="position:absolute;margin-left:206.2pt;margin-top:.5pt;width:65.95pt;height:18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" filled="f" strokecolor="#ffc000 [3207]" strokeweight="2pt"/>
            </w:pict>
          </mc:Fallback>
        </mc:AlternateContent>
      </w:r>
    </w:p>
    <w:p w14:paraId="5E852178" w14:textId="77777777" w:rsidR="00436679" w:rsidRDefault="00436679" w:rsidP="00BF2AEA">
      <w:pPr>
        <w:pStyle w:val="BodyText2"/>
        <w:ind w:left="709"/>
        <w:jc w:val="center"/>
        <w:rPr>
          <w:noProof/>
        </w:rPr>
      </w:pPr>
    </w:p>
    <w:p w14:paraId="3461E83D" w14:textId="77777777" w:rsidR="00CA51DD" w:rsidRDefault="00436679" w:rsidP="00BF2AEA">
      <w:pPr>
        <w:pStyle w:val="BodyText2"/>
        <w:ind w:left="709"/>
        <w:jc w:val="center"/>
      </w:pPr>
      <w:r>
        <w:rPr>
          <w:noProof/>
        </w:rPr>
        <w:t xml:space="preserve">  </w:t>
      </w:r>
    </w:p>
    <w:p w14:paraId="2B1743D4" w14:textId="77777777" w:rsidR="00CA51DD" w:rsidRDefault="00CA51DD" w:rsidP="00822F6F">
      <w:pPr>
        <w:pStyle w:val="BodyText2"/>
        <w:ind w:left="720"/>
      </w:pPr>
    </w:p>
    <w:p w14:paraId="3691E36C" w14:textId="77777777" w:rsidR="00CA51DD" w:rsidRDefault="00CA51DD" w:rsidP="00BF2AEA">
      <w:pPr>
        <w:pStyle w:val="BodyText2"/>
      </w:pPr>
    </w:p>
    <w:p w14:paraId="15CE840C" w14:textId="77777777" w:rsidR="00436679" w:rsidRDefault="00436679" w:rsidP="00BF2AEA">
      <w:pPr>
        <w:pStyle w:val="BodyText2"/>
      </w:pPr>
    </w:p>
    <w:p w14:paraId="2EAC83B9" w14:textId="77777777" w:rsidR="00A7041F" w:rsidRDefault="00E66A36" w:rsidP="00461C51">
      <w:pPr>
        <w:pStyle w:val="BodyText2"/>
        <w:ind w:left="142"/>
      </w:pPr>
      <w:r>
        <w:lastRenderedPageBreak/>
        <w:t xml:space="preserve">The </w:t>
      </w:r>
      <w:r w:rsidR="00BF2AEA">
        <w:rPr>
          <w:b/>
          <w:bCs/>
        </w:rPr>
        <w:t>Distributor</w:t>
      </w:r>
      <w:r w:rsidRPr="00E66A36">
        <w:rPr>
          <w:b/>
          <w:bCs/>
        </w:rPr>
        <w:t xml:space="preserve"> Registration</w:t>
      </w:r>
      <w:r>
        <w:t xml:space="preserve"> page appears</w:t>
      </w:r>
      <w:r w:rsidR="00A7041F">
        <w:t>.</w:t>
      </w:r>
      <w:r w:rsidR="00F854B3">
        <w:t xml:space="preserve"> The </w:t>
      </w:r>
      <w:r w:rsidR="00BF2AEA">
        <w:t>Distributor</w:t>
      </w:r>
      <w:r w:rsidR="00F854B3">
        <w:t xml:space="preserve"> needs to fill in the following information.</w:t>
      </w:r>
    </w:p>
    <w:p w14:paraId="2B460F00" w14:textId="77777777" w:rsidR="00B970E2" w:rsidRDefault="00BF11C2" w:rsidP="00E5514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53A721" wp14:editId="423F6E6F">
                <wp:simplePos x="0" y="0"/>
                <wp:positionH relativeFrom="column">
                  <wp:posOffset>52705</wp:posOffset>
                </wp:positionH>
                <wp:positionV relativeFrom="paragraph">
                  <wp:posOffset>-2752</wp:posOffset>
                </wp:positionV>
                <wp:extent cx="5227955" cy="6493934"/>
                <wp:effectExtent l="0" t="0" r="10795" b="2159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7955" cy="6493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CAFCD0" id="Rectangle 28" o:spid="_x0000_s1026" style="position:absolute;margin-left:4.15pt;margin-top:-.2pt;width:411.65pt;height:511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" filled="f" strokecolor="black [3213]" strokeweight="1pt"/>
            </w:pict>
          </mc:Fallback>
        </mc:AlternateContent>
      </w:r>
      <w:r w:rsidR="00E55143">
        <w:rPr>
          <w:noProof/>
        </w:rPr>
        <w:drawing>
          <wp:inline distT="0" distB="0" distL="0" distR="0" wp14:anchorId="167C832D" wp14:editId="41C10993">
            <wp:extent cx="5278755" cy="30911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295">
        <w:rPr>
          <w:noProof/>
        </w:rPr>
        <w:drawing>
          <wp:inline distT="0" distB="0" distL="0" distR="0" wp14:anchorId="25991708" wp14:editId="7D156472">
            <wp:extent cx="5278755" cy="3374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2EB8" w14:textId="77777777" w:rsidR="00CA51DD" w:rsidRDefault="00CA51DD" w:rsidP="007E53B8">
      <w:pPr>
        <w:pStyle w:val="FigureCaption"/>
      </w:pPr>
      <w:bookmarkStart w:id="333" w:name="_Toc444535254"/>
      <w:r>
        <w:t xml:space="preserve">Figure 2: </w:t>
      </w:r>
      <w:r w:rsidR="00BF2AEA">
        <w:t>Distributor</w:t>
      </w:r>
      <w:r>
        <w:t xml:space="preserve"> Registration</w:t>
      </w:r>
      <w:bookmarkEnd w:id="333"/>
      <w:r>
        <w:t xml:space="preserve"> </w:t>
      </w:r>
    </w:p>
    <w:p w14:paraId="369F19C4" w14:textId="77777777" w:rsidR="00A90D32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10AC54A4" w14:textId="77777777" w:rsidR="008462CB" w:rsidRDefault="008462CB" w:rsidP="00DC39E0">
      <w:pPr>
        <w:pStyle w:val="BodyText2"/>
        <w:numPr>
          <w:ilvl w:val="0"/>
          <w:numId w:val="35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3E37C24A" w14:textId="77777777" w:rsidR="00A7041F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Last Name</w:t>
      </w:r>
      <w:r w:rsidR="00A7041F">
        <w:t xml:space="preserve">: Enter </w:t>
      </w:r>
      <w:r w:rsidR="00D4751F">
        <w:t>the</w:t>
      </w:r>
      <w:r w:rsidR="00A7041F">
        <w:t xml:space="preserve"> last name.</w:t>
      </w:r>
    </w:p>
    <w:p w14:paraId="7C2558E3" w14:textId="77777777" w:rsidR="00A7041F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A7041F" w:rsidRPr="00A62CA8">
        <w:rPr>
          <w:b/>
          <w:bCs/>
        </w:rPr>
        <w:t>Type</w:t>
      </w:r>
      <w:r w:rsidR="00A7041F">
        <w:t xml:space="preserve">: Select the type of </w:t>
      </w:r>
      <w:r w:rsidR="00BF2AEA">
        <w:t>Distributor</w:t>
      </w:r>
      <w:r w:rsidR="00A7041F">
        <w:t xml:space="preserve"> (Individual, </w:t>
      </w:r>
      <w:r w:rsidR="00A7041F" w:rsidRPr="00C57342">
        <w:t>Organization).</w:t>
      </w:r>
      <w:r w:rsidR="00C57342">
        <w:t xml:space="preserve"> If an individual, enter </w:t>
      </w:r>
      <w:r w:rsidR="00B36078">
        <w:t xml:space="preserve">the </w:t>
      </w:r>
      <w:r w:rsidR="00C57342">
        <w:t xml:space="preserve">national ID. If an organization, enter </w:t>
      </w:r>
      <w:r w:rsidR="00B36078">
        <w:t>the</w:t>
      </w:r>
      <w:r w:rsidR="00C57342">
        <w:t xml:space="preserve"> organization name.</w:t>
      </w:r>
    </w:p>
    <w:p w14:paraId="3FCFEBA9" w14:textId="77777777" w:rsidR="00C57342" w:rsidRDefault="00EF0A91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C57342" w:rsidRPr="00B32FEA">
        <w:rPr>
          <w:b/>
          <w:bCs/>
        </w:rPr>
        <w:t>National ID</w:t>
      </w:r>
      <w:r w:rsidR="0077516F">
        <w:rPr>
          <w:b/>
          <w:bCs/>
        </w:rPr>
        <w:t>/Passport Number</w:t>
      </w:r>
      <w:r w:rsidR="00C57342" w:rsidRPr="00B32FEA">
        <w:t>.:</w:t>
      </w:r>
      <w:r w:rsidR="00C57342">
        <w:t xml:space="preserve"> Enter </w:t>
      </w:r>
      <w:r w:rsidR="00DB0909">
        <w:t>the</w:t>
      </w:r>
      <w:r w:rsidR="00C57342">
        <w:t xml:space="preserve"> national ID</w:t>
      </w:r>
      <w:r w:rsidR="00DB0909">
        <w:t xml:space="preserve"> (NID)</w:t>
      </w:r>
      <w:r w:rsidR="00C57342">
        <w:t xml:space="preserve">. This field appears </w:t>
      </w:r>
      <w:r w:rsidR="00ED2357">
        <w:t>when</w:t>
      </w:r>
      <w:r w:rsidR="00C57342">
        <w:t xml:space="preserve"> </w:t>
      </w:r>
      <w:r w:rsidR="00DB0909">
        <w:t xml:space="preserve">the </w:t>
      </w:r>
      <w:r w:rsidR="00BF2AEA">
        <w:t>Distributor</w:t>
      </w:r>
      <w:r w:rsidR="00DB0909">
        <w:t xml:space="preserve"> selects </w:t>
      </w:r>
      <w:r w:rsidR="00DB0909" w:rsidRPr="00DB0909">
        <w:rPr>
          <w:b/>
          <w:bCs/>
        </w:rPr>
        <w:t>Individual</w:t>
      </w:r>
      <w:r w:rsidR="00DB0909">
        <w:t xml:space="preserve"> in </w:t>
      </w:r>
      <w:r w:rsidR="00DB0909" w:rsidRPr="004140E9">
        <w:rPr>
          <w:b/>
          <w:bCs/>
        </w:rPr>
        <w:t>Type</w:t>
      </w:r>
      <w:r w:rsidR="00C57342">
        <w:t>.</w:t>
      </w:r>
    </w:p>
    <w:p w14:paraId="26907B27" w14:textId="77777777" w:rsidR="00C57342" w:rsidRDefault="00FE5798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C57342">
        <w:rPr>
          <w:b/>
          <w:bCs/>
        </w:rPr>
        <w:t>Upload Nationality Information</w:t>
      </w:r>
      <w:r w:rsidR="00C57342" w:rsidRPr="00C57342">
        <w:t>:</w:t>
      </w:r>
      <w:r w:rsidR="00C57342">
        <w:t xml:space="preserve"> Click </w:t>
      </w:r>
      <w:r w:rsidR="00C57342" w:rsidRPr="00C57342">
        <w:rPr>
          <w:b/>
          <w:bCs/>
        </w:rPr>
        <w:t>Select File</w:t>
      </w:r>
      <w:r w:rsidR="00C57342">
        <w:t xml:space="preserve"> to upload a scanned copy of the </w:t>
      </w:r>
      <w:r w:rsidR="002F199A">
        <w:t xml:space="preserve">NID </w:t>
      </w:r>
      <w:r w:rsidR="00C57342">
        <w:t>document.</w:t>
      </w:r>
    </w:p>
    <w:p w14:paraId="0FD148F5" w14:textId="77777777" w:rsidR="00C57342" w:rsidRPr="00C57342" w:rsidRDefault="00C57342" w:rsidP="00DC39E0">
      <w:pPr>
        <w:pStyle w:val="BodyText2"/>
        <w:numPr>
          <w:ilvl w:val="1"/>
          <w:numId w:val="35"/>
        </w:numPr>
      </w:pPr>
      <w:r>
        <w:rPr>
          <w:b/>
          <w:bCs/>
        </w:rPr>
        <w:t>Company Name</w:t>
      </w:r>
      <w:r w:rsidRPr="00C57342">
        <w:t>:</w:t>
      </w:r>
      <w:r>
        <w:t xml:space="preserve"> Enter </w:t>
      </w:r>
      <w:r w:rsidR="00B36078">
        <w:t xml:space="preserve">the </w:t>
      </w:r>
      <w:r>
        <w:t>organization name</w:t>
      </w:r>
      <w:r w:rsidR="00B36078">
        <w:t>,</w:t>
      </w:r>
      <w:r>
        <w:t xml:space="preserve"> </w:t>
      </w:r>
      <w:r w:rsidR="00B36078">
        <w:t xml:space="preserve">if the </w:t>
      </w:r>
      <w:r w:rsidR="00BF2AEA">
        <w:t>Distributor</w:t>
      </w:r>
      <w:r w:rsidR="00B36078">
        <w:t xml:space="preserve"> is a</w:t>
      </w:r>
      <w:r>
        <w:t xml:space="preserve"> company.</w:t>
      </w:r>
      <w:r w:rsidR="00DB0909">
        <w:t xml:space="preserve"> This field appears if the </w:t>
      </w:r>
      <w:r w:rsidR="00BF2AEA">
        <w:t>Distributor</w:t>
      </w:r>
      <w:r w:rsidR="00DB0909">
        <w:t xml:space="preserve"> selects </w:t>
      </w:r>
      <w:r w:rsidR="00DB0909" w:rsidRPr="00DB0909">
        <w:rPr>
          <w:b/>
          <w:bCs/>
        </w:rPr>
        <w:t>Organization</w:t>
      </w:r>
      <w:r w:rsidR="00DB0909">
        <w:t xml:space="preserve"> in </w:t>
      </w:r>
      <w:r w:rsidR="00DB0909" w:rsidRPr="00DB0909">
        <w:rPr>
          <w:b/>
          <w:bCs/>
        </w:rPr>
        <w:t>Type</w:t>
      </w:r>
      <w:r w:rsidR="00DB0909">
        <w:t>.</w:t>
      </w:r>
    </w:p>
    <w:p w14:paraId="6AE8A4E9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Email</w:t>
      </w:r>
      <w:r w:rsidR="00A7041F">
        <w:t xml:space="preserve">: Enter </w:t>
      </w:r>
      <w:r w:rsidR="00B36078">
        <w:t xml:space="preserve">the </w:t>
      </w:r>
      <w:r w:rsidR="00A7041F">
        <w:t>mail ID.</w:t>
      </w:r>
      <w:r w:rsidR="00956603">
        <w:t xml:space="preserve"> </w:t>
      </w:r>
      <w:r w:rsidR="004140E9">
        <w:t>This mail ID would be used for communication.</w:t>
      </w:r>
    </w:p>
    <w:p w14:paraId="7A0B6A8A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Phone</w:t>
      </w:r>
      <w:r w:rsidR="00A7041F">
        <w:t xml:space="preserve">: Enter </w:t>
      </w:r>
      <w:r w:rsidR="00B36078">
        <w:t xml:space="preserve">the </w:t>
      </w:r>
      <w:r w:rsidR="00A7041F">
        <w:t>contact n</w:t>
      </w:r>
      <w:r w:rsidR="002F199A">
        <w:t>umber</w:t>
      </w:r>
      <w:r w:rsidR="004140E9">
        <w:t>. This number would be used to send notifications.</w:t>
      </w:r>
    </w:p>
    <w:p w14:paraId="23031F8E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Address</w:t>
      </w:r>
      <w:r w:rsidR="00A7041F">
        <w:t xml:space="preserve">: Enter </w:t>
      </w:r>
      <w:r w:rsidR="00B36078">
        <w:t xml:space="preserve">the </w:t>
      </w:r>
      <w:r w:rsidR="00BF2AEA">
        <w:t>Distributor</w:t>
      </w:r>
      <w:r w:rsidR="00B36078">
        <w:t>’s</w:t>
      </w:r>
      <w:r w:rsidR="00956603">
        <w:t xml:space="preserve"> address:</w:t>
      </w:r>
    </w:p>
    <w:p w14:paraId="49DE41F5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Street Number</w:t>
      </w:r>
    </w:p>
    <w:p w14:paraId="6E9536C2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Village</w:t>
      </w:r>
    </w:p>
    <w:p w14:paraId="6D6299C0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Locality</w:t>
      </w:r>
    </w:p>
    <w:p w14:paraId="7AB13C87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District</w:t>
      </w:r>
    </w:p>
    <w:p w14:paraId="7C6C08E4" w14:textId="77777777" w:rsidR="00A7041F" w:rsidRPr="004A4EC7" w:rsidRDefault="00A7041F" w:rsidP="00DC39E0">
      <w:pPr>
        <w:pStyle w:val="BodyText2"/>
        <w:numPr>
          <w:ilvl w:val="1"/>
          <w:numId w:val="35"/>
        </w:numPr>
      </w:pPr>
      <w:r w:rsidRPr="004A4EC7">
        <w:t>Commune</w:t>
      </w:r>
    </w:p>
    <w:p w14:paraId="579E0ACA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Province</w:t>
      </w:r>
    </w:p>
    <w:p w14:paraId="6510B9E0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Country</w:t>
      </w:r>
    </w:p>
    <w:p w14:paraId="4DB7C60D" w14:textId="77777777" w:rsidR="00A7041F" w:rsidRPr="004A4EC7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4A4EC7">
        <w:rPr>
          <w:b/>
          <w:bCs/>
        </w:rPr>
        <w:t>Role</w:t>
      </w:r>
      <w:r w:rsidR="00A7041F" w:rsidRPr="004A4EC7">
        <w:t xml:space="preserve">: Select </w:t>
      </w:r>
      <w:r w:rsidR="00DB0909">
        <w:t xml:space="preserve">the </w:t>
      </w:r>
      <w:r w:rsidR="00BF2AEA">
        <w:t>Distributor</w:t>
      </w:r>
      <w:r w:rsidR="00DB0909">
        <w:t xml:space="preserve">’s </w:t>
      </w:r>
      <w:r w:rsidR="00A7041F" w:rsidRPr="004A4EC7">
        <w:t>role</w:t>
      </w:r>
      <w:r w:rsidR="00956603" w:rsidRPr="004A4EC7">
        <w:t xml:space="preserve"> from the list</w:t>
      </w:r>
      <w:r w:rsidR="00A7041F" w:rsidRPr="004A4EC7">
        <w:t xml:space="preserve"> (Distributer, Retailer).</w:t>
      </w:r>
      <w:r w:rsidR="00BF2AEA">
        <w:t xml:space="preserve"> A</w:t>
      </w:r>
      <w:r w:rsidR="00C57342" w:rsidRPr="004A4EC7">
        <w:t xml:space="preserve"> </w:t>
      </w:r>
      <w:r w:rsidR="00BF2AEA">
        <w:t>Distributor</w:t>
      </w:r>
      <w:r w:rsidR="00C57342" w:rsidRPr="004A4EC7">
        <w:t xml:space="preserve"> can also be a distributer and/or retailer.</w:t>
      </w:r>
      <w:r w:rsidR="00BF2AEA">
        <w:t xml:space="preserve"> If a</w:t>
      </w:r>
      <w:r w:rsidR="004140E9">
        <w:t xml:space="preserve"> </w:t>
      </w:r>
      <w:r w:rsidR="00BF2AEA">
        <w:t>Distributor</w:t>
      </w:r>
      <w:r w:rsidR="004140E9">
        <w:t xml:space="preserve"> has multiple roles, select the different role types.</w:t>
      </w:r>
    </w:p>
    <w:p w14:paraId="1E35CE58" w14:textId="77777777" w:rsidR="00A7041F" w:rsidRPr="004A4EC7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4A4EC7">
        <w:rPr>
          <w:b/>
          <w:bCs/>
        </w:rPr>
        <w:t>VAT Registration</w:t>
      </w:r>
      <w:r w:rsidR="00A7041F" w:rsidRPr="004A4EC7">
        <w:t>: S</w:t>
      </w:r>
      <w:r w:rsidR="00956603" w:rsidRPr="004A4EC7">
        <w:t>elect</w:t>
      </w:r>
      <w:r w:rsidR="00A7041F" w:rsidRPr="004A4EC7">
        <w:t xml:space="preserve"> whether VAT registration is </w:t>
      </w:r>
      <w:r w:rsidR="004A4EC7" w:rsidRPr="004A4EC7">
        <w:t>done</w:t>
      </w:r>
      <w:r w:rsidR="00A7041F" w:rsidRPr="004A4EC7">
        <w:t xml:space="preserve">. If </w:t>
      </w:r>
      <w:r w:rsidR="00A7041F" w:rsidRPr="00ED2357">
        <w:rPr>
          <w:b/>
          <w:bCs/>
        </w:rPr>
        <w:t>Yes</w:t>
      </w:r>
      <w:r w:rsidR="00A7041F" w:rsidRPr="004A4EC7">
        <w:t>, enter the following:</w:t>
      </w:r>
    </w:p>
    <w:p w14:paraId="1139D5D8" w14:textId="77777777" w:rsidR="00A7041F" w:rsidRPr="004A4EC7" w:rsidRDefault="00A7041F" w:rsidP="00DC39E0">
      <w:pPr>
        <w:pStyle w:val="BodyText2"/>
        <w:numPr>
          <w:ilvl w:val="1"/>
          <w:numId w:val="35"/>
        </w:numPr>
        <w:rPr>
          <w:b/>
          <w:bCs/>
        </w:rPr>
      </w:pPr>
      <w:r w:rsidRPr="004A4EC7">
        <w:rPr>
          <w:b/>
          <w:bCs/>
        </w:rPr>
        <w:t>VAT Number</w:t>
      </w:r>
      <w:r w:rsidR="00C57342" w:rsidRPr="004A4EC7">
        <w:rPr>
          <w:b/>
          <w:bCs/>
        </w:rPr>
        <w:t xml:space="preserve">: </w:t>
      </w:r>
      <w:r w:rsidR="00C57342" w:rsidRPr="004A4EC7">
        <w:t>Enter the VAT number.</w:t>
      </w:r>
    </w:p>
    <w:p w14:paraId="72CD8B12" w14:textId="77777777" w:rsidR="00A7041F" w:rsidRDefault="00A7041F" w:rsidP="00DC39E0">
      <w:pPr>
        <w:pStyle w:val="BodyText2"/>
        <w:numPr>
          <w:ilvl w:val="1"/>
          <w:numId w:val="35"/>
        </w:numPr>
      </w:pPr>
      <w:r w:rsidRPr="00DB0909">
        <w:rPr>
          <w:b/>
          <w:bCs/>
        </w:rPr>
        <w:t>VAT File</w:t>
      </w:r>
      <w:r>
        <w:t xml:space="preserve">: Click </w:t>
      </w:r>
      <w:r w:rsidRPr="00956603">
        <w:rPr>
          <w:b/>
          <w:bCs/>
        </w:rPr>
        <w:t>Select File</w:t>
      </w:r>
      <w:r>
        <w:t xml:space="preserve"> to upload the VAT file.</w:t>
      </w:r>
    </w:p>
    <w:p w14:paraId="525D15F1" w14:textId="77777777" w:rsidR="002F199A" w:rsidRDefault="002F199A" w:rsidP="00DB0909">
      <w:pPr>
        <w:pStyle w:val="BodyText2"/>
        <w:ind w:left="720"/>
      </w:pPr>
      <w:r>
        <w:t xml:space="preserve">This field is mandatory if </w:t>
      </w:r>
      <w:r w:rsidRPr="00DB0909">
        <w:rPr>
          <w:b/>
          <w:bCs/>
        </w:rPr>
        <w:t>Type</w:t>
      </w:r>
      <w:r>
        <w:t xml:space="preserve"> is </w:t>
      </w:r>
      <w:r w:rsidRPr="004140E9">
        <w:rPr>
          <w:b/>
          <w:bCs/>
        </w:rPr>
        <w:t>Company</w:t>
      </w:r>
      <w:r>
        <w:t>.</w:t>
      </w:r>
    </w:p>
    <w:p w14:paraId="581FA7AD" w14:textId="77777777" w:rsidR="000242DB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 xml:space="preserve">to log into the CEIR </w:t>
      </w:r>
      <w:r w:rsidR="00BF2AEA">
        <w:t>Distributor</w:t>
      </w:r>
      <w:r w:rsidR="00956603">
        <w:t xml:space="preserve"> Portal application.</w:t>
      </w:r>
      <w:r w:rsidR="00C57342">
        <w:t xml:space="preserve"> </w:t>
      </w:r>
    </w:p>
    <w:p w14:paraId="51706B9E" w14:textId="77777777" w:rsidR="00A7041F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0242DB" w:rsidRPr="000242DB">
        <w:rPr>
          <w:b/>
          <w:bCs/>
        </w:rPr>
        <w:t xml:space="preserve">Confirm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60DD6915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</w:t>
      </w:r>
      <w:r w:rsidR="00BF2AEA">
        <w:t>Distributor</w:t>
      </w:r>
      <w:r w:rsidR="004140E9">
        <w:t xml:space="preserve"> forgets the password</w:t>
      </w:r>
      <w:r w:rsidR="00E40E9F">
        <w:t>. In such a situation,</w:t>
      </w:r>
      <w:r w:rsidR="00E66A36">
        <w:t xml:space="preserve"> the system </w:t>
      </w:r>
      <w:r w:rsidR="00E66A36">
        <w:lastRenderedPageBreak/>
        <w:t xml:space="preserve">requires identification </w:t>
      </w:r>
      <w:r w:rsidR="00E40E9F">
        <w:t xml:space="preserve">to authenticate the </w:t>
      </w:r>
      <w:r w:rsidR="00BF2AEA">
        <w:t>Distributor</w:t>
      </w:r>
      <w:r w:rsidR="004140E9">
        <w:t xml:space="preserve">. </w:t>
      </w:r>
      <w:r w:rsidR="00E40E9F">
        <w:t xml:space="preserve">These security questions are used for authentication of the </w:t>
      </w:r>
      <w:r w:rsidR="00BF2AEA">
        <w:t>Distributor</w:t>
      </w:r>
      <w:r w:rsidR="004140E9">
        <w:t>.</w:t>
      </w:r>
    </w:p>
    <w:p w14:paraId="29153EEB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 that the </w:t>
      </w:r>
      <w:r w:rsidR="00BF2AEA">
        <w:t>Distributor</w:t>
      </w:r>
      <w:r w:rsidR="004140E9">
        <w:t xml:space="preserve"> is not a robot.</w:t>
      </w:r>
      <w:r w:rsidR="00DB0909">
        <w:t xml:space="preserve"> </w:t>
      </w:r>
    </w:p>
    <w:p w14:paraId="2F1B939D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14:paraId="4FFACA7F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63374985" w14:textId="77777777" w:rsidR="00DB0909" w:rsidRDefault="00DB0909" w:rsidP="00A90D32">
      <w:pPr>
        <w:pStyle w:val="BodyText2"/>
      </w:pPr>
      <w:r>
        <w:t xml:space="preserve">An OTP is sent to the </w:t>
      </w:r>
      <w:r w:rsidR="00BF2AEA">
        <w:t>Distributor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5B0C55EC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38BB61C0" wp14:editId="07A1D1CE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7771" cy="145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491A13" w14:textId="77777777" w:rsidR="00CA51DD" w:rsidRDefault="00CA51DD" w:rsidP="007E53B8">
      <w:pPr>
        <w:pStyle w:val="FigureCaption"/>
      </w:pPr>
      <w:bookmarkStart w:id="334" w:name="_Toc444535255"/>
      <w:r>
        <w:t>Figure 3: Verify OTP</w:t>
      </w:r>
      <w:bookmarkEnd w:id="334"/>
    </w:p>
    <w:p w14:paraId="267A0E7D" w14:textId="77777777" w:rsidR="00B32FEA" w:rsidRDefault="00DB0909" w:rsidP="00A90D32">
      <w:pPr>
        <w:pStyle w:val="BodyText2"/>
      </w:pPr>
      <w:r>
        <w:t xml:space="preserve">The </w:t>
      </w:r>
      <w:r w:rsidR="00BF2AEA">
        <w:t>Distributor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338AA51C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65FA7126" wp14:editId="53D3AA2D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CE987" w14:textId="77777777" w:rsidR="00CA51DD" w:rsidRDefault="00CA51DD" w:rsidP="007E53B8">
      <w:pPr>
        <w:pStyle w:val="FigureCaption"/>
      </w:pPr>
      <w:bookmarkStart w:id="335" w:name="_Toc444535256"/>
      <w:r>
        <w:t>Figure 4: Enter OTP</w:t>
      </w:r>
      <w:bookmarkEnd w:id="335"/>
    </w:p>
    <w:p w14:paraId="63C7CF62" w14:textId="77777777" w:rsidR="0077516F" w:rsidRDefault="0077516F" w:rsidP="00CA51DD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036BDFA9" w14:textId="77777777" w:rsidR="00CA51DD" w:rsidRDefault="00CA51DD" w:rsidP="00CA51DD">
      <w:pPr>
        <w:pStyle w:val="BodyText2"/>
      </w:pPr>
      <w:r>
        <w:t xml:space="preserve">If the two OTPs match, the following message appears. </w:t>
      </w:r>
      <w:r w:rsidR="0077516F">
        <w:t xml:space="preserve">If the OTPs do not match, click </w:t>
      </w:r>
      <w:r w:rsidR="0077516F" w:rsidRPr="0077516F">
        <w:rPr>
          <w:b/>
          <w:bCs/>
        </w:rPr>
        <w:t>Resend OTP</w:t>
      </w:r>
      <w:r w:rsidR="0077516F">
        <w:t>. The two OTPs are resent</w:t>
      </w:r>
      <w:r w:rsidR="003F3870">
        <w:t>, one to the contact number and the other to the mail account</w:t>
      </w:r>
      <w:r w:rsidR="0077516F">
        <w:t>.</w:t>
      </w:r>
    </w:p>
    <w:p w14:paraId="5C700FF0" w14:textId="77777777" w:rsidR="00CA51DD" w:rsidRDefault="00CA51DD" w:rsidP="0036447D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7A346559" wp14:editId="472101D7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05735" w14:textId="77777777" w:rsidR="00DB0909" w:rsidRDefault="00E40E9F" w:rsidP="00A90D32">
      <w:pPr>
        <w:pStyle w:val="BodyText2"/>
      </w:pPr>
      <w:r>
        <w:t>After the OTPs are verified successfully, t</w:t>
      </w:r>
      <w:r w:rsidR="00CA51DD">
        <w:t xml:space="preserve">he registration request is sent to the CEIR administrator.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 xml:space="preserve">. After approval from the CEIR administrator, a mail containing </w:t>
      </w:r>
      <w:r w:rsidR="0028775B">
        <w:t xml:space="preserve">the </w:t>
      </w:r>
      <w:r w:rsidR="00BF2AEA">
        <w:t>Distributor</w:t>
      </w:r>
      <w:r w:rsidR="0028775B">
        <w:t>’s</w:t>
      </w:r>
      <w:r w:rsidR="00DB0909">
        <w:t xml:space="preserve"> registration ID is sent to the </w:t>
      </w:r>
      <w:r w:rsidR="00BF2AEA">
        <w:t>Distributor</w:t>
      </w:r>
      <w:r w:rsidR="00DB0909">
        <w:t xml:space="preserve">’s mail </w:t>
      </w:r>
      <w:r w:rsidR="004140E9">
        <w:t>account</w:t>
      </w:r>
      <w:r w:rsidR="00DB0909">
        <w:t xml:space="preserve">. This registration ID is </w:t>
      </w:r>
      <w:r>
        <w:t xml:space="preserve">a unique automatically generated ID. This ID is </w:t>
      </w:r>
      <w:r w:rsidR="00DB0909">
        <w:t>the login username for access to the CEIR</w:t>
      </w:r>
      <w:r w:rsidR="00C90C35">
        <w:t xml:space="preserve"> </w:t>
      </w:r>
      <w:r w:rsidR="00BF2AEA">
        <w:t>Distributor</w:t>
      </w:r>
      <w:r w:rsidR="00C90C35">
        <w:t xml:space="preserve"> Portal application.</w:t>
      </w:r>
    </w:p>
    <w:p w14:paraId="3DBE711C" w14:textId="77777777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4E060561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58093BA5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Open the browser and enter the </w:t>
      </w:r>
      <w:r w:rsidR="000242DB">
        <w:t xml:space="preserve">CEIR </w:t>
      </w:r>
      <w:r w:rsidR="00BF2AEA">
        <w:t>Distributor</w:t>
      </w:r>
      <w:r w:rsidR="000242DB">
        <w:t xml:space="preserve"> Portal </w:t>
      </w:r>
      <w:r>
        <w:t>URL in the address bar. The login screen appears.</w:t>
      </w:r>
    </w:p>
    <w:p w14:paraId="754207DF" w14:textId="77777777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506E58" wp14:editId="20A60C9F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917E6" id="Rectangle 52" o:spid="_x0000_s1026" style="position:absolute;margin-left:264.15pt;margin-top:175.35pt;width:53.8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3F03C2" wp14:editId="157FF4B5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4FB1B" id="Rectangle 51" o:spid="_x0000_s1026" style="position:absolute;margin-left:237.05pt;margin-top:2pt;width:81.95pt;height:24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68DB8550" wp14:editId="48964BCB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34FB8A" w14:textId="77777777" w:rsidR="00C63B19" w:rsidRDefault="00C63B19" w:rsidP="007E53B8">
      <w:pPr>
        <w:pStyle w:val="FigureCaption"/>
      </w:pPr>
      <w:bookmarkStart w:id="336" w:name="_Toc444535257"/>
      <w:r>
        <w:t xml:space="preserve">Figure </w:t>
      </w:r>
      <w:r w:rsidR="00E33E46">
        <w:t>5</w:t>
      </w:r>
      <w:r>
        <w:t>: Login</w:t>
      </w:r>
      <w:bookmarkEnd w:id="336"/>
    </w:p>
    <w:p w14:paraId="68A2849E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3DC6970A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lastRenderedPageBreak/>
        <w:drawing>
          <wp:inline distT="0" distB="0" distL="0" distR="0" wp14:anchorId="48E67CA4" wp14:editId="4D488DDF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D2052" w14:textId="77777777" w:rsidR="00A90D32" w:rsidRDefault="00BD7ABF" w:rsidP="00DC39E0">
      <w:pPr>
        <w:pStyle w:val="BodyText2"/>
        <w:numPr>
          <w:ilvl w:val="0"/>
          <w:numId w:val="26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54ED9A6B" w14:textId="77777777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BF2AEA">
        <w:t>Distributor</w:t>
      </w:r>
      <w:r w:rsidR="00933CA4" w:rsidRPr="00933CA4">
        <w:t xml:space="preserve">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The registration ID is a unique ID that is automatically generated 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the </w:t>
      </w:r>
      <w:r w:rsidR="00BF2AEA">
        <w:t>Distributor</w:t>
      </w:r>
      <w:r w:rsidR="00933CA4" w:rsidRPr="00933CA4">
        <w:t xml:space="preserve"> 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BF2AEA">
        <w:rPr>
          <w:i/>
          <w:iCs/>
        </w:rPr>
        <w:t>Distributor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14:paraId="3A49D04A" w14:textId="77777777" w:rsidR="00A90D32" w:rsidRDefault="00A90D32" w:rsidP="00DC39E0">
      <w:pPr>
        <w:pStyle w:val="BodyText2"/>
        <w:numPr>
          <w:ilvl w:val="0"/>
          <w:numId w:val="26"/>
        </w:numPr>
      </w:pPr>
      <w:r>
        <w:t>Enter the captcha.</w:t>
      </w:r>
    </w:p>
    <w:p w14:paraId="3CC8836B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73668638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3F381731" w14:textId="77777777" w:rsidR="00391A42" w:rsidRDefault="00D85625" w:rsidP="00E40E9F">
      <w:pPr>
        <w:pStyle w:val="BodyText2"/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3778C3C" wp14:editId="4C4BCD09">
                <wp:simplePos x="0" y="0"/>
                <wp:positionH relativeFrom="column">
                  <wp:posOffset>467572</wp:posOffset>
                </wp:positionH>
                <wp:positionV relativeFrom="paragraph">
                  <wp:posOffset>293582</wp:posOffset>
                </wp:positionV>
                <wp:extent cx="4614333" cy="2091266"/>
                <wp:effectExtent l="0" t="0" r="15240" b="23495"/>
                <wp:wrapNone/>
                <wp:docPr id="451" name="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333" cy="20912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70045" id="Rectangle 451" o:spid="_x0000_s1026" style="position:absolute;margin-left:36.8pt;margin-top:23.1pt;width:363.35pt;height:164.6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" filled="f" strokecolor="black [3213]" strokeweight="1pt"/>
            </w:pict>
          </mc:Fallback>
        </mc:AlternateContent>
      </w:r>
      <w:r w:rsidR="00A90D32">
        <w:t xml:space="preserve">On entering correct information, the application </w:t>
      </w:r>
      <w:r w:rsidR="004463DD">
        <w:t>H</w:t>
      </w:r>
      <w:r w:rsidR="000249E9">
        <w:t>ome page appears</w:t>
      </w:r>
      <w:r w:rsidR="00A90D32">
        <w:t xml:space="preserve">. </w:t>
      </w:r>
    </w:p>
    <w:p w14:paraId="65DE8E96" w14:textId="67BC0FF4" w:rsidR="00391A42" w:rsidRDefault="00E74B19" w:rsidP="00E40E9F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34BCF2D6" wp14:editId="3A706FEC">
            <wp:extent cx="4608070" cy="207981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1910" cy="208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FDE4" w14:textId="77777777" w:rsidR="00C63B19" w:rsidRDefault="00C63B19" w:rsidP="007E53B8">
      <w:pPr>
        <w:pStyle w:val="FigureCaption"/>
      </w:pPr>
      <w:bookmarkStart w:id="337" w:name="_Toc444535258"/>
      <w:r>
        <w:t xml:space="preserve">Figure </w:t>
      </w:r>
      <w:r w:rsidR="00E33E46">
        <w:t>6</w:t>
      </w:r>
      <w:r>
        <w:t>: Home Page</w:t>
      </w:r>
      <w:bookmarkEnd w:id="337"/>
    </w:p>
    <w:p w14:paraId="74E8CECB" w14:textId="77777777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BF2AEA">
        <w:t>Distributor</w:t>
      </w:r>
      <w:r>
        <w:t xml:space="preserve"> 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22524014" w14:textId="77777777" w:rsidR="004359B0" w:rsidRDefault="004359B0" w:rsidP="00956603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65F31E4D" wp14:editId="3ADE5E45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0FC55" w14:textId="77777777" w:rsidR="00C63B19" w:rsidRDefault="00C63B19" w:rsidP="007E53B8">
      <w:pPr>
        <w:pStyle w:val="FigureCaption"/>
      </w:pPr>
      <w:bookmarkStart w:id="338" w:name="_Toc444535259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338"/>
    </w:p>
    <w:p w14:paraId="318D2425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0EB05C10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1EC88344" w14:textId="77777777" w:rsidR="00A90D32" w:rsidRDefault="00A90D32" w:rsidP="00DC39E0">
      <w:pPr>
        <w:pStyle w:val="BodyText2"/>
        <w:numPr>
          <w:ilvl w:val="0"/>
          <w:numId w:val="27"/>
        </w:numPr>
      </w:pPr>
      <w:r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0D609D0D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4E75AAED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132B3093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7FD33EED" wp14:editId="6621FD56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32F25" w14:textId="77777777" w:rsidR="00E33E46" w:rsidRDefault="00E33E46" w:rsidP="007E53B8">
      <w:pPr>
        <w:pStyle w:val="FigureCaption"/>
      </w:pPr>
      <w:bookmarkStart w:id="339" w:name="_Toc444535260"/>
      <w:r>
        <w:t xml:space="preserve">Figure 8: </w:t>
      </w:r>
      <w:r w:rsidR="008B4625">
        <w:t>Set New</w:t>
      </w:r>
      <w:r>
        <w:t xml:space="preserve"> Password</w:t>
      </w:r>
      <w:bookmarkEnd w:id="339"/>
    </w:p>
    <w:p w14:paraId="5E64A409" w14:textId="77777777" w:rsidR="00ED2357" w:rsidRDefault="00ED2357" w:rsidP="007F7176">
      <w:pPr>
        <w:pStyle w:val="BodyText2"/>
        <w:numPr>
          <w:ilvl w:val="0"/>
          <w:numId w:val="27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4100B42B" wp14:editId="530CACFD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55F5E860" w14:textId="77777777" w:rsidR="00ED2357" w:rsidRDefault="00ED2357" w:rsidP="00ED2357">
      <w:pPr>
        <w:pStyle w:val="BodyText2"/>
        <w:numPr>
          <w:ilvl w:val="0"/>
          <w:numId w:val="27"/>
        </w:numPr>
      </w:pPr>
      <w:r>
        <w:t>Re-enter the password.</w:t>
      </w:r>
    </w:p>
    <w:p w14:paraId="55E0956C" w14:textId="77777777" w:rsidR="00ED2357" w:rsidRDefault="00ED2357" w:rsidP="00ED2357">
      <w:pPr>
        <w:pStyle w:val="BodyText2"/>
        <w:numPr>
          <w:ilvl w:val="0"/>
          <w:numId w:val="27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14:paraId="23D13551" w14:textId="77777777" w:rsidR="004140E9" w:rsidRDefault="004140E9" w:rsidP="00A90D32">
      <w:pPr>
        <w:pStyle w:val="BodyText2"/>
      </w:pPr>
    </w:p>
    <w:p w14:paraId="2BF7192D" w14:textId="77777777" w:rsidR="00FB08E2" w:rsidRDefault="00FB08E2" w:rsidP="002A39C9">
      <w:pPr>
        <w:pStyle w:val="Heading2"/>
      </w:pPr>
      <w:bookmarkStart w:id="340" w:name="_Toc31900103"/>
      <w:bookmarkStart w:id="341" w:name="_Toc31900170"/>
      <w:bookmarkStart w:id="342" w:name="_Toc31900292"/>
      <w:bookmarkStart w:id="343" w:name="_Toc73692651"/>
      <w:r>
        <w:lastRenderedPageBreak/>
        <w:t>Application User Interface</w:t>
      </w:r>
      <w:bookmarkEnd w:id="340"/>
      <w:bookmarkEnd w:id="341"/>
      <w:bookmarkEnd w:id="342"/>
      <w:bookmarkEnd w:id="343"/>
    </w:p>
    <w:p w14:paraId="418DA864" w14:textId="77777777" w:rsidR="000249E9" w:rsidRPr="000249E9" w:rsidRDefault="0042770A" w:rsidP="000249E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85537CF" wp14:editId="3CE76450">
                <wp:simplePos x="0" y="0"/>
                <wp:positionH relativeFrom="column">
                  <wp:posOffset>-11543</wp:posOffset>
                </wp:positionH>
                <wp:positionV relativeFrom="paragraph">
                  <wp:posOffset>264160</wp:posOffset>
                </wp:positionV>
                <wp:extent cx="5331535" cy="2445834"/>
                <wp:effectExtent l="0" t="0" r="21590" b="12065"/>
                <wp:wrapNone/>
                <wp:docPr id="456" name="Rectangl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1535" cy="24458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75CD6" id="Rectangle 456" o:spid="_x0000_s1026" style="position:absolute;margin-left:-.9pt;margin-top:20.8pt;width:419.8pt;height:192.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" filled="f" strokecolor="black [3213]" strokeweight="1pt"/>
            </w:pict>
          </mc:Fallback>
        </mc:AlternateContent>
      </w:r>
      <w:r w:rsidR="00C47287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7EC8237" wp14:editId="674C44DB">
                <wp:simplePos x="0" y="0"/>
                <wp:positionH relativeFrom="column">
                  <wp:posOffset>4192905</wp:posOffset>
                </wp:positionH>
                <wp:positionV relativeFrom="paragraph">
                  <wp:posOffset>282575</wp:posOffset>
                </wp:positionV>
                <wp:extent cx="1087755" cy="190500"/>
                <wp:effectExtent l="0" t="0" r="1714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4309F" id="Rectangle 10" o:spid="_x0000_s1026" style="position:absolute;margin-left:330.15pt;margin-top:22.25pt;width:85.65pt;height:1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" filled="f" strokecolor="#ffc000 [3207]" strokeweight="2pt"/>
            </w:pict>
          </mc:Fallback>
        </mc:AlternateContent>
      </w:r>
      <w:r w:rsidR="000249E9">
        <w:t>On logging into the application successfully, the</w:t>
      </w:r>
      <w:r w:rsidR="00E1361A">
        <w:t xml:space="preserve"> CEIR </w:t>
      </w:r>
      <w:r w:rsidR="00BF2AEA">
        <w:t>Distributor</w:t>
      </w:r>
      <w:r w:rsidR="00E1361A">
        <w:t xml:space="preserve"> Portal</w:t>
      </w:r>
      <w:r w:rsidR="000249E9">
        <w:t xml:space="preserve"> Home page appears.</w:t>
      </w:r>
    </w:p>
    <w:p w14:paraId="7281E462" w14:textId="287FFB86" w:rsidR="00E43EFE" w:rsidRDefault="00CC67D4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50E100F8" wp14:editId="4DF00E10">
            <wp:extent cx="5323116" cy="24025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3763" cy="242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7E8E" w14:textId="77777777" w:rsidR="005271B7" w:rsidRDefault="005271B7" w:rsidP="007E53B8">
      <w:pPr>
        <w:pStyle w:val="FigureCaption"/>
      </w:pPr>
      <w:bookmarkStart w:id="344" w:name="_Toc444535261"/>
      <w:r>
        <w:t xml:space="preserve">Figure </w:t>
      </w:r>
      <w:r w:rsidR="00E33E46">
        <w:t>9</w:t>
      </w:r>
      <w:r>
        <w:t>: Home Page</w:t>
      </w:r>
      <w:bookmarkEnd w:id="344"/>
    </w:p>
    <w:p w14:paraId="78BB10A2" w14:textId="77777777" w:rsidR="003F3870" w:rsidRDefault="003F3870" w:rsidP="00FB08E2">
      <w:pPr>
        <w:pStyle w:val="BodyText2"/>
      </w:pPr>
      <w:r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3B7A0B37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540D1A44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15B58204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6F4988B9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730F2707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081AB1A0" wp14:editId="031D0E50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32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92145" w14:textId="77777777" w:rsidR="00FB08E2" w:rsidRPr="00FA4F7A" w:rsidRDefault="00FB08E2" w:rsidP="00DC39E0">
      <w:pPr>
        <w:pStyle w:val="BodyText2"/>
        <w:numPr>
          <w:ilvl w:val="0"/>
          <w:numId w:val="19"/>
        </w:numPr>
      </w:pPr>
      <w:r w:rsidRPr="00FA4F7A">
        <w:rPr>
          <w:b/>
          <w:bCs/>
        </w:rPr>
        <w:t>Home</w:t>
      </w:r>
      <w:r w:rsidRPr="00FA4F7A">
        <w:t xml:space="preserve">: </w:t>
      </w:r>
      <w:r w:rsidR="00643EDD" w:rsidRPr="00FA4F7A">
        <w:t xml:space="preserve">Click on it to go </w:t>
      </w:r>
      <w:r w:rsidRPr="00FA4F7A">
        <w:t xml:space="preserve">to the </w:t>
      </w:r>
      <w:r w:rsidR="00C75711" w:rsidRPr="00FA4F7A">
        <w:rPr>
          <w:b/>
          <w:bCs/>
        </w:rPr>
        <w:t>DMC</w:t>
      </w:r>
      <w:r w:rsidRPr="00FA4F7A">
        <w:rPr>
          <w:b/>
          <w:bCs/>
        </w:rPr>
        <w:t xml:space="preserve"> </w:t>
      </w:r>
      <w:r w:rsidR="009E7D5B" w:rsidRPr="00FA4F7A">
        <w:rPr>
          <w:b/>
          <w:bCs/>
        </w:rPr>
        <w:t>H</w:t>
      </w:r>
      <w:r w:rsidR="00BD7ABF" w:rsidRPr="00FA4F7A">
        <w:rPr>
          <w:b/>
          <w:bCs/>
        </w:rPr>
        <w:t>ome</w:t>
      </w:r>
      <w:r w:rsidRPr="00FA4F7A">
        <w:rPr>
          <w:b/>
          <w:bCs/>
        </w:rPr>
        <w:t xml:space="preserve"> </w:t>
      </w:r>
      <w:r w:rsidR="00E1361A" w:rsidRPr="00FA4F7A">
        <w:rPr>
          <w:b/>
          <w:bCs/>
        </w:rPr>
        <w:t>P</w:t>
      </w:r>
      <w:r w:rsidR="009E7D5B" w:rsidRPr="00FA4F7A">
        <w:rPr>
          <w:b/>
          <w:bCs/>
        </w:rPr>
        <w:t>ortal</w:t>
      </w:r>
      <w:r w:rsidR="009E7D5B" w:rsidRPr="00FA4F7A">
        <w:t xml:space="preserve"> </w:t>
      </w:r>
      <w:r w:rsidRPr="00FA4F7A">
        <w:t>page.</w:t>
      </w:r>
    </w:p>
    <w:p w14:paraId="215E12EF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0CBAB59C" wp14:editId="71D5CB08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31091D83" w14:textId="77777777" w:rsidR="00FB08E2" w:rsidRDefault="00A65CC7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31DAECEE" wp14:editId="36C03AE8">
            <wp:extent cx="1633713" cy="1304438"/>
            <wp:effectExtent l="19050" t="19050" r="24130" b="1016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fil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713" cy="1304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DF764" w14:textId="77777777" w:rsidR="00FB08E2" w:rsidRDefault="005A582E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w:lastRenderedPageBreak/>
        <w:drawing>
          <wp:inline distT="0" distB="0" distL="0" distR="0" wp14:anchorId="07A0A4F6" wp14:editId="38E51A34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Pr="00933CA4">
        <w:t>(</w:t>
      </w:r>
      <w:r w:rsidR="00FB08E2" w:rsidRPr="00A15427">
        <w:rPr>
          <w:b/>
          <w:bCs/>
        </w:rPr>
        <w:t>Edit Info</w:t>
      </w:r>
      <w:r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23C89823" w14:textId="3FF770E0" w:rsidR="00FB08E2" w:rsidRDefault="0055769D" w:rsidP="00C7368F">
      <w:pPr>
        <w:pStyle w:val="BodyText2"/>
        <w:ind w:left="426"/>
        <w:jc w:val="center"/>
      </w:pPr>
      <w:r>
        <w:rPr>
          <w:noProof/>
        </w:rPr>
        <w:drawing>
          <wp:inline distT="0" distB="0" distL="0" distR="0" wp14:anchorId="12B20D0E" wp14:editId="6A5896B3">
            <wp:extent cx="5278755" cy="4352290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4444" w14:textId="77777777" w:rsidR="005271B7" w:rsidRDefault="005A582E" w:rsidP="007E53B8">
      <w:pPr>
        <w:pStyle w:val="FigureCaption"/>
      </w:pPr>
      <w:r>
        <w:t xml:space="preserve">       </w:t>
      </w:r>
      <w:bookmarkStart w:id="345" w:name="_Toc444535262"/>
      <w:r w:rsidR="005271B7">
        <w:t xml:space="preserve">Figure </w:t>
      </w:r>
      <w:r w:rsidR="00E33E46">
        <w:t>10</w:t>
      </w:r>
      <w:r w:rsidR="005271B7">
        <w:t>: Edit Information</w:t>
      </w:r>
      <w:bookmarkEnd w:id="345"/>
    </w:p>
    <w:p w14:paraId="3724BE78" w14:textId="77777777" w:rsidR="00FF11C2" w:rsidRDefault="00AD346F" w:rsidP="00913D88">
      <w:pPr>
        <w:pStyle w:val="BodyText2"/>
        <w:numPr>
          <w:ilvl w:val="0"/>
          <w:numId w:val="21"/>
        </w:numPr>
      </w:pPr>
      <w:r>
        <w:t>Make the required changes.</w:t>
      </w:r>
    </w:p>
    <w:p w14:paraId="17ABCC4D" w14:textId="77777777" w:rsidR="00AD346F" w:rsidRDefault="00AD346F" w:rsidP="00913D88">
      <w:pPr>
        <w:pStyle w:val="BodyText2"/>
        <w:numPr>
          <w:ilvl w:val="0"/>
          <w:numId w:val="21"/>
        </w:numPr>
      </w:pPr>
      <w:r>
        <w:t xml:space="preserve">Click </w:t>
      </w:r>
      <w:r w:rsidRPr="00ED2357">
        <w:rPr>
          <w:b/>
          <w:bCs/>
        </w:rPr>
        <w:t>Submit</w:t>
      </w:r>
      <w:r>
        <w:t xml:space="preserve"> to save the changes.</w:t>
      </w:r>
    </w:p>
    <w:p w14:paraId="34C95D1F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21233707" wp14:editId="5F02D4A5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2C063C1D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0AA49443" wp14:editId="66D88B68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3CF3D0" w14:textId="77777777" w:rsidR="005271B7" w:rsidRDefault="00FF11C2" w:rsidP="007E53B8">
      <w:pPr>
        <w:pStyle w:val="FigureCaption"/>
      </w:pPr>
      <w:r>
        <w:t xml:space="preserve">    </w:t>
      </w:r>
      <w:bookmarkStart w:id="346" w:name="_Toc444535263"/>
      <w:r w:rsidR="005271B7">
        <w:t xml:space="preserve">Figure </w:t>
      </w:r>
      <w:r w:rsidR="00E33E46">
        <w:t>11</w:t>
      </w:r>
      <w:r w:rsidR="005271B7">
        <w:t>: Change Password</w:t>
      </w:r>
      <w:bookmarkEnd w:id="346"/>
    </w:p>
    <w:p w14:paraId="6B622CC8" w14:textId="77777777" w:rsidR="00643EDD" w:rsidRDefault="00A15427" w:rsidP="009C1BC0">
      <w:pPr>
        <w:pStyle w:val="BodyText2"/>
        <w:numPr>
          <w:ilvl w:val="0"/>
          <w:numId w:val="48"/>
        </w:numPr>
      </w:pPr>
      <w:r w:rsidRPr="00310E7E">
        <w:rPr>
          <w:b/>
          <w:bCs/>
        </w:rPr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1C68F00C" wp14:editId="00CDB8FB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305CD3AB" w14:textId="77777777" w:rsidR="000242DB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743106E2" w14:textId="77777777" w:rsidR="00643EDD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17E1FC0C" w14:textId="77777777" w:rsidR="00643EDD" w:rsidRDefault="00643EDD" w:rsidP="009C1BC0">
      <w:pPr>
        <w:pStyle w:val="BodyText2"/>
        <w:numPr>
          <w:ilvl w:val="0"/>
          <w:numId w:val="48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538F1A38" w14:textId="77777777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6F3E26A2" wp14:editId="3E5D108F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BF2AEA">
        <w:t>Distributor</w:t>
      </w:r>
      <w:r w:rsidR="00D27262" w:rsidRPr="00E40E9F">
        <w:t>s can deactivate their account or disable/enable their account.</w:t>
      </w:r>
      <w:r w:rsidR="00FB08E2" w:rsidRPr="00E40E9F">
        <w:t xml:space="preserve"> </w:t>
      </w:r>
    </w:p>
    <w:p w14:paraId="33EDC996" w14:textId="77777777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BF2AEA">
        <w:t>Distributor</w:t>
      </w:r>
      <w:r w:rsidR="00ED2357" w:rsidRPr="00E40E9F">
        <w:t>’s</w:t>
      </w:r>
      <w:r w:rsidRPr="00E40E9F">
        <w:t xml:space="preserve"> account. Once </w:t>
      </w:r>
      <w:r w:rsidR="00ED2357" w:rsidRPr="00E40E9F">
        <w:t xml:space="preserve">the </w:t>
      </w:r>
      <w:r w:rsidR="00BF2AEA">
        <w:t>Distributor</w:t>
      </w:r>
      <w:r w:rsidR="00ED2357" w:rsidRPr="00E40E9F">
        <w:t xml:space="preserve">’s </w:t>
      </w:r>
      <w:r w:rsidRPr="00E40E9F">
        <w:t xml:space="preserve">account is deleted, </w:t>
      </w:r>
      <w:r w:rsidR="00D27262" w:rsidRPr="00E40E9F">
        <w:t xml:space="preserve">the </w:t>
      </w:r>
      <w:r w:rsidR="00BF2AEA">
        <w:t>Distributor</w:t>
      </w:r>
      <w:r w:rsidR="00D27262" w:rsidRPr="00E40E9F">
        <w:t xml:space="preserve"> 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administrator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BF2AEA">
        <w:t>Distributor</w:t>
      </w:r>
      <w:r w:rsidR="00D27262" w:rsidRPr="00E40E9F">
        <w:t xml:space="preserve"> can use the same login username and password to log into the application.</w:t>
      </w:r>
    </w:p>
    <w:p w14:paraId="445B40E8" w14:textId="77777777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BF2AEA">
        <w:t>Distributor</w:t>
      </w:r>
      <w:r>
        <w:t>s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>
        <w:t xml:space="preserve">the </w:t>
      </w:r>
      <w:r w:rsidR="00BF2AEA">
        <w:t>Distributor</w:t>
      </w:r>
      <w:r w:rsidR="00FB08E2">
        <w:t xml:space="preserve"> can enable it using the same menu.</w:t>
      </w:r>
    </w:p>
    <w:p w14:paraId="7BD5CDB5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drawing>
          <wp:inline distT="0" distB="0" distL="0" distR="0" wp14:anchorId="13511F22" wp14:editId="2A242562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419941" w14:textId="77777777" w:rsidR="005271B7" w:rsidRDefault="005271B7" w:rsidP="007E53B8">
      <w:pPr>
        <w:pStyle w:val="FigureCaption"/>
      </w:pPr>
      <w:bookmarkStart w:id="347" w:name="_Toc444535264"/>
      <w:r>
        <w:lastRenderedPageBreak/>
        <w:t xml:space="preserve">Figure </w:t>
      </w:r>
      <w:r w:rsidR="00E33E46">
        <w:t>12</w:t>
      </w:r>
      <w:r>
        <w:t>: Manage Account</w:t>
      </w:r>
      <w:bookmarkEnd w:id="347"/>
    </w:p>
    <w:p w14:paraId="73A1403B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0C2A0DAD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14:paraId="445B4B3D" w14:textId="77777777" w:rsidR="00431476" w:rsidRDefault="00431476" w:rsidP="00431476">
      <w:pPr>
        <w:pStyle w:val="BodyText2"/>
        <w:ind w:left="864"/>
      </w:pPr>
    </w:p>
    <w:p w14:paraId="7D622F22" w14:textId="77777777" w:rsidR="00166A7A" w:rsidRDefault="00D51954" w:rsidP="003F3870">
      <w:pPr>
        <w:pStyle w:val="Heading3"/>
      </w:pPr>
      <w:bookmarkStart w:id="348" w:name="_Toc73692652"/>
      <w:r>
        <w:t>Dashboard</w:t>
      </w:r>
      <w:bookmarkEnd w:id="348"/>
    </w:p>
    <w:p w14:paraId="3AB73299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211CEC2E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Stock</w:t>
      </w:r>
    </w:p>
    <w:p w14:paraId="6D9D56F5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Grievances</w:t>
      </w:r>
    </w:p>
    <w:p w14:paraId="481DE253" w14:textId="7E632AD3" w:rsidR="00916401" w:rsidRDefault="00F46242" w:rsidP="00916401">
      <w:pPr>
        <w:pStyle w:val="BodyText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D6EE6D9" wp14:editId="3C91C2C8">
            <wp:extent cx="5278755" cy="2382430"/>
            <wp:effectExtent l="0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6497" w14:textId="77777777" w:rsidR="00530228" w:rsidRDefault="00530228" w:rsidP="00530228">
      <w:pPr>
        <w:pStyle w:val="FigureCaption"/>
      </w:pPr>
      <w:bookmarkStart w:id="349" w:name="_Toc444535265"/>
      <w:r>
        <w:t>Figure 1</w:t>
      </w:r>
      <w:r w:rsidR="00A14FF0">
        <w:t>3</w:t>
      </w:r>
      <w:r>
        <w:t>: Home Page</w:t>
      </w:r>
      <w:bookmarkEnd w:id="349"/>
    </w:p>
    <w:p w14:paraId="019FD7EA" w14:textId="77777777" w:rsidR="005F76EA" w:rsidRDefault="005F76EA" w:rsidP="005F76EA">
      <w:pPr>
        <w:pStyle w:val="BodyText2"/>
        <w:jc w:val="center"/>
        <w:rPr>
          <w:b/>
          <w:bCs/>
        </w:rPr>
      </w:pPr>
    </w:p>
    <w:p w14:paraId="6C2AE46D" w14:textId="77777777" w:rsid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Stock</w:t>
      </w:r>
    </w:p>
    <w:p w14:paraId="448A212F" w14:textId="77777777" w:rsidR="00F726BF" w:rsidRDefault="00F726BF" w:rsidP="00F726BF">
      <w:pPr>
        <w:pStyle w:val="BodyText2"/>
      </w:pPr>
      <w:r w:rsidRPr="007B6A3B">
        <w:t xml:space="preserve">The stock box displays the </w:t>
      </w:r>
      <w:r w:rsidR="00557EE3" w:rsidRPr="007B6A3B">
        <w:t xml:space="preserve">total number </w:t>
      </w:r>
      <w:r w:rsidR="00470C5C" w:rsidRPr="007B6A3B">
        <w:t xml:space="preserve">stock </w:t>
      </w:r>
      <w:r w:rsidR="007B6A3B">
        <w:t>entries</w:t>
      </w:r>
      <w:r w:rsidR="00470C5C" w:rsidRPr="007B6A3B">
        <w:t xml:space="preserve"> pending </w:t>
      </w:r>
      <w:r w:rsidR="007E274A">
        <w:t>approval</w:t>
      </w:r>
      <w:r w:rsidR="00557EE3" w:rsidRPr="007B6A3B">
        <w:t>.</w:t>
      </w:r>
    </w:p>
    <w:p w14:paraId="0227E98F" w14:textId="77777777" w:rsidR="00240E3F" w:rsidRDefault="000763AF" w:rsidP="000763AF">
      <w:pPr>
        <w:pStyle w:val="BodyText2"/>
        <w:jc w:val="center"/>
      </w:pPr>
      <w:r>
        <w:rPr>
          <w:noProof/>
        </w:rPr>
        <w:drawing>
          <wp:inline distT="0" distB="0" distL="0" distR="0" wp14:anchorId="5DED72C6" wp14:editId="7958EFD7">
            <wp:extent cx="1447619" cy="1342857"/>
            <wp:effectExtent l="19050" t="19050" r="19685" b="10160"/>
            <wp:docPr id="279" name="Picture 2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tock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7D27D" w14:textId="77777777" w:rsidR="00557EE3" w:rsidRDefault="00557EE3" w:rsidP="00F726BF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63F60A1B" wp14:editId="70EEA983">
            <wp:extent cx="116958" cy="116958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</w:t>
      </w:r>
      <w:r w:rsidR="003F3870">
        <w:t>(</w:t>
      </w:r>
      <w:r w:rsidR="003F3870" w:rsidRPr="00470C5C">
        <w:rPr>
          <w:b/>
          <w:bCs/>
        </w:rPr>
        <w:t>View</w:t>
      </w:r>
      <w:r w:rsidR="003F3870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0892E074" w14:textId="0250B25F" w:rsidR="00AE6395" w:rsidRDefault="0031794F" w:rsidP="00AE6395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6CD78A66" wp14:editId="33336E3C">
            <wp:extent cx="5278755" cy="2062480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80DC" w14:textId="77777777" w:rsidR="00431476" w:rsidRDefault="0059323A" w:rsidP="00530228">
      <w:pPr>
        <w:pStyle w:val="FigureCaption"/>
        <w:rPr>
          <w:b w:val="0"/>
          <w:bCs w:val="0"/>
        </w:rPr>
      </w:pPr>
      <w:r>
        <w:t xml:space="preserve">                          </w:t>
      </w:r>
      <w:bookmarkStart w:id="350" w:name="_Toc444535266"/>
      <w:r w:rsidR="00530228">
        <w:t>Figure 1</w:t>
      </w:r>
      <w:r w:rsidR="001D383C">
        <w:t>4</w:t>
      </w:r>
      <w:r w:rsidR="00530228">
        <w:t>: Stock Management</w:t>
      </w:r>
      <w:bookmarkEnd w:id="350"/>
    </w:p>
    <w:p w14:paraId="38912CAC" w14:textId="77777777" w:rsidR="00557EE3" w:rsidRPr="00557EE3" w:rsidRDefault="00557EE3" w:rsidP="00F726BF">
      <w:pPr>
        <w:pStyle w:val="BodyText2"/>
        <w:rPr>
          <w:b/>
          <w:bCs/>
        </w:rPr>
      </w:pPr>
      <w:r w:rsidRPr="00557EE3">
        <w:rPr>
          <w:b/>
          <w:bCs/>
        </w:rPr>
        <w:t>Total Devices Waiting for Upload</w:t>
      </w:r>
    </w:p>
    <w:p w14:paraId="346B9787" w14:textId="6E0FD70D" w:rsidR="00557EE3" w:rsidRDefault="00557EE3" w:rsidP="00F726BF">
      <w:pPr>
        <w:pStyle w:val="BodyText2"/>
      </w:pPr>
      <w:r>
        <w:t xml:space="preserve">The box displays the total number of devices </w:t>
      </w:r>
      <w:r w:rsidR="00431476">
        <w:t>(</w:t>
      </w:r>
      <w:r w:rsidR="0059323A">
        <w:t>IMEIs</w:t>
      </w:r>
      <w:del w:id="351" w:author="gaurav" w:date="2021-06-02T18:20:00Z">
        <w:r w:rsidR="0059323A" w:rsidDel="00DA252D">
          <w:delText>/MEIDs/ESNs</w:delText>
        </w:r>
      </w:del>
      <w:r w:rsidR="0059323A">
        <w:t xml:space="preserve"> </w:t>
      </w:r>
      <w:r w:rsidR="007B6A3B">
        <w:t>in stock</w:t>
      </w:r>
      <w:r w:rsidR="00431476">
        <w:t>)</w:t>
      </w:r>
      <w:r w:rsidR="007B6A3B">
        <w:t xml:space="preserve"> </w:t>
      </w:r>
      <w:r>
        <w:t xml:space="preserve">pending for upload. </w:t>
      </w:r>
    </w:p>
    <w:p w14:paraId="1EA0F61A" w14:textId="77777777" w:rsidR="00AE6395" w:rsidRDefault="00AE6395" w:rsidP="00AE6395">
      <w:pPr>
        <w:pStyle w:val="BodyText2"/>
        <w:jc w:val="center"/>
      </w:pPr>
      <w:r>
        <w:rPr>
          <w:noProof/>
        </w:rPr>
        <w:drawing>
          <wp:inline distT="0" distB="0" distL="0" distR="0" wp14:anchorId="4D64ED3C" wp14:editId="33EDEDCA">
            <wp:extent cx="1447619" cy="1342857"/>
            <wp:effectExtent l="19050" t="19050" r="19685" b="10160"/>
            <wp:docPr id="280" name="Picture 2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totaldeviceswaitingfor upload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E180B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49C833CD" wp14:editId="20781C03">
            <wp:extent cx="116958" cy="116958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t xml:space="preserve"> </w:t>
      </w:r>
      <w:r w:rsidR="00C21818">
        <w:t>(</w:t>
      </w:r>
      <w:r w:rsidR="003F3870" w:rsidRPr="00470C5C">
        <w:rPr>
          <w:b/>
          <w:bCs/>
        </w:rPr>
        <w:t>View</w:t>
      </w:r>
      <w:r w:rsidR="00C21818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57BD143E" w14:textId="77777777" w:rsidR="00557EE3" w:rsidRPr="007B6A3B" w:rsidRDefault="00557EE3" w:rsidP="00F726BF">
      <w:pPr>
        <w:pStyle w:val="BodyText2"/>
        <w:rPr>
          <w:b/>
          <w:bCs/>
        </w:rPr>
      </w:pPr>
      <w:r w:rsidRPr="007B6A3B">
        <w:rPr>
          <w:b/>
          <w:bCs/>
        </w:rPr>
        <w:t>Grievances</w:t>
      </w:r>
    </w:p>
    <w:p w14:paraId="0BBE7BD9" w14:textId="77777777" w:rsidR="00557EE3" w:rsidRDefault="00557EE3" w:rsidP="00F726BF">
      <w:pPr>
        <w:pStyle w:val="BodyText2"/>
      </w:pPr>
      <w:r>
        <w:t xml:space="preserve">The box displays </w:t>
      </w:r>
      <w:r w:rsidR="007B6A3B">
        <w:t>the total number</w:t>
      </w:r>
      <w:r>
        <w:t xml:space="preserve"> of grievances that are open.</w:t>
      </w:r>
    </w:p>
    <w:p w14:paraId="25A1E7D6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3AD75F14" wp14:editId="736760BF">
            <wp:extent cx="1447619" cy="1342857"/>
            <wp:effectExtent l="19050" t="19050" r="19685" b="10160"/>
            <wp:docPr id="283" name="Picture 2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Grievanc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7B277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5FF78176" wp14:editId="352E724C">
            <wp:extent cx="116958" cy="1169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rPr>
          <w:b/>
          <w:bCs/>
        </w:rPr>
        <w:t xml:space="preserve"> </w:t>
      </w:r>
      <w:r w:rsidR="00C21818">
        <w:rPr>
          <w:b/>
          <w:bCs/>
        </w:rPr>
        <w:t>(</w:t>
      </w:r>
      <w:r w:rsidR="00C21818" w:rsidRPr="00470C5C">
        <w:rPr>
          <w:b/>
          <w:bCs/>
        </w:rPr>
        <w:t>View</w:t>
      </w:r>
      <w:r w:rsidR="00C21818">
        <w:rPr>
          <w:b/>
          <w:bCs/>
        </w:rPr>
        <w:t>)</w:t>
      </w:r>
      <w:r>
        <w:t xml:space="preserve"> to access the </w:t>
      </w:r>
      <w:r w:rsidRPr="007B6A3B">
        <w:rPr>
          <w:b/>
          <w:bCs/>
        </w:rPr>
        <w:t>Grievance Management</w:t>
      </w:r>
      <w:r>
        <w:t xml:space="preserve"> dashboard.</w:t>
      </w:r>
      <w:r w:rsidR="007B6A3B">
        <w:t xml:space="preserve"> Refer to </w:t>
      </w:r>
      <w:r w:rsidR="007B6A3B">
        <w:rPr>
          <w:i/>
          <w:iCs/>
        </w:rPr>
        <w:t xml:space="preserve">Grievance </w:t>
      </w:r>
      <w:r w:rsidR="007B6A3B" w:rsidRPr="007B6A3B">
        <w:rPr>
          <w:i/>
          <w:iCs/>
        </w:rPr>
        <w:t>Management</w:t>
      </w:r>
      <w:r w:rsidR="007B6A3B">
        <w:t xml:space="preserve"> for more information.</w:t>
      </w:r>
    </w:p>
    <w:p w14:paraId="0C966224" w14:textId="6169A272" w:rsidR="00A01F25" w:rsidRDefault="007F46FE" w:rsidP="00A01F25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E38CB3" wp14:editId="026DCFFF">
                <wp:simplePos x="0" y="0"/>
                <wp:positionH relativeFrom="column">
                  <wp:posOffset>-6259</wp:posOffset>
                </wp:positionH>
                <wp:positionV relativeFrom="paragraph">
                  <wp:posOffset>4808</wp:posOffset>
                </wp:positionV>
                <wp:extent cx="5283350" cy="1688556"/>
                <wp:effectExtent l="0" t="0" r="12700" b="260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350" cy="1688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F93D0" id="Rectangle 15" o:spid="_x0000_s1026" style="position:absolute;margin-left:-.5pt;margin-top:.4pt;width:416pt;height:132.9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" filled="f" strokecolor="black [3213]" strokeweight="1pt"/>
            </w:pict>
          </mc:Fallback>
        </mc:AlternateContent>
      </w:r>
      <w:r w:rsidR="0031794F">
        <w:rPr>
          <w:noProof/>
        </w:rPr>
        <w:drawing>
          <wp:inline distT="0" distB="0" distL="0" distR="0" wp14:anchorId="2C89E820" wp14:editId="04AC76C5">
            <wp:extent cx="5278755" cy="1696720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A991" w14:textId="77777777" w:rsidR="00431476" w:rsidRDefault="00530228" w:rsidP="00530228">
      <w:pPr>
        <w:pStyle w:val="FigureCaption"/>
        <w:rPr>
          <w:b w:val="0"/>
          <w:bCs w:val="0"/>
        </w:rPr>
      </w:pPr>
      <w:bookmarkStart w:id="352" w:name="_Toc444535267"/>
      <w:r>
        <w:t>Figure 1</w:t>
      </w:r>
      <w:r w:rsidR="001D383C">
        <w:t>5</w:t>
      </w:r>
      <w:r>
        <w:t>: Grievance Management</w:t>
      </w:r>
      <w:bookmarkEnd w:id="352"/>
    </w:p>
    <w:p w14:paraId="2558D2C7" w14:textId="77777777" w:rsidR="00530228" w:rsidRDefault="00530228" w:rsidP="008F1020">
      <w:pPr>
        <w:pStyle w:val="BodyText2"/>
        <w:jc w:val="center"/>
        <w:rPr>
          <w:b/>
          <w:bCs/>
        </w:rPr>
      </w:pPr>
    </w:p>
    <w:p w14:paraId="5B9AF17D" w14:textId="77777777" w:rsidR="008A2CE3" w:rsidRDefault="008A2CE3" w:rsidP="008F1020">
      <w:pPr>
        <w:pStyle w:val="BodyText2"/>
        <w:jc w:val="center"/>
        <w:rPr>
          <w:b/>
          <w:bCs/>
        </w:rPr>
      </w:pPr>
    </w:p>
    <w:p w14:paraId="622F1E6D" w14:textId="77777777" w:rsidR="007F46FE" w:rsidRDefault="007F46FE" w:rsidP="00F726BF">
      <w:pPr>
        <w:pStyle w:val="BodyText2"/>
        <w:rPr>
          <w:b/>
          <w:bCs/>
        </w:rPr>
      </w:pPr>
    </w:p>
    <w:p w14:paraId="44AF2984" w14:textId="77777777" w:rsidR="00557EE3" w:rsidRPr="00470C5C" w:rsidRDefault="00557EE3" w:rsidP="00F726BF">
      <w:pPr>
        <w:pStyle w:val="BodyText2"/>
        <w:rPr>
          <w:b/>
          <w:bCs/>
        </w:rPr>
      </w:pPr>
      <w:r w:rsidRPr="00470C5C">
        <w:rPr>
          <w:b/>
          <w:bCs/>
        </w:rPr>
        <w:t>Notification Information</w:t>
      </w:r>
    </w:p>
    <w:p w14:paraId="0ED898B4" w14:textId="77777777" w:rsidR="007B6A3B" w:rsidRDefault="000F675E" w:rsidP="00F726BF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522F1DA" wp14:editId="651BD99C">
                <wp:simplePos x="0" y="0"/>
                <wp:positionH relativeFrom="column">
                  <wp:posOffset>6387</wp:posOffset>
                </wp:positionH>
                <wp:positionV relativeFrom="paragraph">
                  <wp:posOffset>297440</wp:posOffset>
                </wp:positionV>
                <wp:extent cx="5396753" cy="1506071"/>
                <wp:effectExtent l="0" t="0" r="13970" b="18415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6753" cy="15060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50A2B" id="Rectangle 467" o:spid="_x0000_s1026" style="position:absolute;margin-left:.5pt;margin-top:23.4pt;width:424.95pt;height:118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" filled="f" strokecolor="black [3213]" strokeweight="1pt"/>
            </w:pict>
          </mc:Fallback>
        </mc:AlternateContent>
      </w:r>
      <w:r w:rsidR="00557EE3">
        <w:t xml:space="preserve">This section displays </w:t>
      </w:r>
      <w:r w:rsidR="005A582E">
        <w:t xml:space="preserve">the </w:t>
      </w:r>
      <w:r w:rsidR="00557EE3">
        <w:t>t</w:t>
      </w:r>
      <w:r w:rsidR="009D4C47">
        <w:t xml:space="preserve">en </w:t>
      </w:r>
      <w:r w:rsidR="005A582E">
        <w:t xml:space="preserve">most </w:t>
      </w:r>
      <w:r w:rsidR="009D4C47">
        <w:t>recent notifications.</w:t>
      </w:r>
      <w:r w:rsidR="00470C5C">
        <w:t xml:space="preserve"> </w:t>
      </w:r>
    </w:p>
    <w:p w14:paraId="2666EC83" w14:textId="765C907C" w:rsidR="00B0500E" w:rsidRDefault="00B2612C" w:rsidP="00B0500E">
      <w:pPr>
        <w:pStyle w:val="BodyText2"/>
        <w:jc w:val="center"/>
      </w:pPr>
      <w:r>
        <w:rPr>
          <w:noProof/>
        </w:rPr>
        <w:drawing>
          <wp:inline distT="0" distB="0" distL="0" distR="0" wp14:anchorId="581FCDCC" wp14:editId="0765E868">
            <wp:extent cx="5432611" cy="1552081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6371" cy="15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1D21" w14:textId="77777777" w:rsidR="00530228" w:rsidRDefault="00530228" w:rsidP="00530228">
      <w:pPr>
        <w:pStyle w:val="FigureCaption"/>
      </w:pPr>
      <w:bookmarkStart w:id="353" w:name="_Toc444535268"/>
      <w:r>
        <w:t>Figure 1</w:t>
      </w:r>
      <w:r w:rsidR="001D383C">
        <w:t>6</w:t>
      </w:r>
      <w:r>
        <w:t>: Home Page</w:t>
      </w:r>
      <w:bookmarkEnd w:id="353"/>
    </w:p>
    <w:p w14:paraId="7B465606" w14:textId="77777777" w:rsidR="00557EE3" w:rsidRDefault="00014FC3" w:rsidP="00F726BF">
      <w:pPr>
        <w:pStyle w:val="BodyText2"/>
      </w:pPr>
      <w:r>
        <w:t>N</w:t>
      </w:r>
      <w:r w:rsidR="00470C5C">
        <w:t>otifications are of two types.</w:t>
      </w:r>
    </w:p>
    <w:p w14:paraId="545F189E" w14:textId="77777777" w:rsidR="00470C5C" w:rsidRDefault="00470C5C" w:rsidP="009C1BC0">
      <w:pPr>
        <w:pStyle w:val="BodyText2"/>
        <w:numPr>
          <w:ilvl w:val="0"/>
          <w:numId w:val="49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BF2AEA">
        <w:t>Distributor</w:t>
      </w:r>
      <w:r w:rsidR="007B6A3B">
        <w:t xml:space="preserve"> </w:t>
      </w:r>
      <w:r w:rsidR="00014FC3">
        <w:t>about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2DEEA5ED" wp14:editId="37603A1C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5F4049BA" w14:textId="77777777" w:rsidR="00014FC3" w:rsidRDefault="00CC17CA" w:rsidP="00014FC3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A202D1" wp14:editId="3F52B9B5">
                <wp:simplePos x="0" y="0"/>
                <wp:positionH relativeFrom="column">
                  <wp:posOffset>243952</wp:posOffset>
                </wp:positionH>
                <wp:positionV relativeFrom="paragraph">
                  <wp:posOffset>9450</wp:posOffset>
                </wp:positionV>
                <wp:extent cx="5257688" cy="376518"/>
                <wp:effectExtent l="0" t="0" r="19685" b="241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688" cy="376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751CB3" id="Rectangle 44" o:spid="_x0000_s1026" style="position:absolute;margin-left:19.2pt;margin-top:.75pt;width:414pt;height:29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3AB2DEB" wp14:editId="390D7B85">
            <wp:extent cx="5278755" cy="3790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46BA" w14:textId="77777777" w:rsidR="009D4C47" w:rsidRDefault="00470C5C" w:rsidP="00F854B3">
      <w:pPr>
        <w:pStyle w:val="BodyText2"/>
        <w:numPr>
          <w:ilvl w:val="0"/>
          <w:numId w:val="49"/>
        </w:numPr>
      </w:pPr>
      <w:r>
        <w:t>Notification</w:t>
      </w:r>
      <w:r w:rsidR="00821D65">
        <w:t xml:space="preserve">s that require some action by the </w:t>
      </w:r>
      <w:r w:rsidR="00BF2AEA">
        <w:t>Distributor</w:t>
      </w:r>
      <w:r w:rsidR="00821D65">
        <w:t>.</w:t>
      </w:r>
      <w:r w:rsidR="00AB30EC">
        <w:t xml:space="preserve"> For example, a notification about the </w:t>
      </w:r>
      <w:r w:rsidR="00601C7C">
        <w:t xml:space="preserve">Stock upload </w:t>
      </w:r>
      <w:r w:rsidR="00AB30EC">
        <w:t xml:space="preserve">approval or rejection by the CEIR administrator requires the </w:t>
      </w:r>
      <w:r w:rsidR="00BF2AEA">
        <w:t>Distributor</w:t>
      </w:r>
      <w:r w:rsidR="00014FC3">
        <w:t xml:space="preserve"> to</w:t>
      </w:r>
      <w:r w:rsidR="0049367B">
        <w:t xml:space="preserve"> </w:t>
      </w:r>
      <w:r w:rsidR="007B6A3B">
        <w:t xml:space="preserve">take some action such as fix the errors in the </w:t>
      </w:r>
      <w:r w:rsidR="00601C7C">
        <w:t>stock upload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55486D6A" wp14:editId="569A5C04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7AC8DD7E" wp14:editId="06E61507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>the relevant page of the notification</w:t>
      </w:r>
      <w:r w:rsidR="009D4C47">
        <w:t>.</w:t>
      </w:r>
    </w:p>
    <w:p w14:paraId="3BFB2576" w14:textId="77777777" w:rsidR="009C6976" w:rsidRDefault="00CC17CA" w:rsidP="00CC17CA">
      <w:pPr>
        <w:pStyle w:val="BodyText2"/>
        <w:tabs>
          <w:tab w:val="left" w:pos="426"/>
        </w:tabs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C15089" wp14:editId="6A3B6AF0">
                <wp:simplePos x="0" y="0"/>
                <wp:positionH relativeFrom="column">
                  <wp:posOffset>239470</wp:posOffset>
                </wp:positionH>
                <wp:positionV relativeFrom="paragraph">
                  <wp:posOffset>-747</wp:posOffset>
                </wp:positionV>
                <wp:extent cx="5275729" cy="367553"/>
                <wp:effectExtent l="0" t="0" r="20320" b="13970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729" cy="367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832034" id="Rectangle 473" o:spid="_x0000_s1026" style="position:absolute;margin-left:18.85pt;margin-top:-.05pt;width:415.4pt;height:2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826ADC" wp14:editId="1A4A1C18">
            <wp:extent cx="5278755" cy="377825"/>
            <wp:effectExtent l="0" t="0" r="0" b="317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FC2E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1B4F4229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4AA9E361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Transaction ID</w:t>
      </w:r>
      <w:r>
        <w:t xml:space="preserve">: Transaction ID of the stock or grievance or type approval request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BF2AEA">
        <w:t>Distributor</w:t>
      </w:r>
      <w:r w:rsidR="0071493D">
        <w:t xml:space="preserve"> 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7284DAD3" w14:textId="77777777" w:rsidR="0071493D" w:rsidRDefault="0071493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</w:t>
      </w:r>
      <w:r w:rsidR="00601C7C">
        <w:t>i</w:t>
      </w:r>
      <w:r>
        <w:t xml:space="preserve">f the notification is concerning a stock transaction, the </w:t>
      </w:r>
      <w:r w:rsidR="0059323A">
        <w:t>feature</w:t>
      </w:r>
      <w:r>
        <w:t xml:space="preserve"> name </w:t>
      </w:r>
      <w:r w:rsidRPr="00014FC3">
        <w:rPr>
          <w:b/>
          <w:bCs/>
        </w:rPr>
        <w:t>Stock Management</w:t>
      </w:r>
      <w:r>
        <w:t xml:space="preserve"> is shown. The </w:t>
      </w:r>
      <w:r w:rsidR="0059323A">
        <w:t>feature</w:t>
      </w:r>
      <w:r>
        <w:t xml:space="preserve"> name is the one shown in the left panel of the Home page.</w:t>
      </w:r>
    </w:p>
    <w:p w14:paraId="6DCBC1A4" w14:textId="77777777" w:rsidR="006B34FD" w:rsidRDefault="006B34F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3CD0AD7C" w14:textId="77777777" w:rsidR="006B34FD" w:rsidRDefault="00EB2391" w:rsidP="00EB2391">
      <w:pPr>
        <w:pStyle w:val="BodyText2"/>
        <w:ind w:left="432" w:hanging="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24719A" wp14:editId="1926F338">
                <wp:simplePos x="0" y="0"/>
                <wp:positionH relativeFrom="column">
                  <wp:posOffset>297740</wp:posOffset>
                </wp:positionH>
                <wp:positionV relativeFrom="paragraph">
                  <wp:posOffset>1606</wp:posOffset>
                </wp:positionV>
                <wp:extent cx="5244353" cy="403412"/>
                <wp:effectExtent l="0" t="0" r="13970" b="158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4353" cy="4034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ECEDCA" id="Rectangle 54" o:spid="_x0000_s1026" style="position:absolute;margin-left:23.45pt;margin-top:.15pt;width:412.95pt;height:3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4D6FC2" wp14:editId="63C512BB">
            <wp:extent cx="5278755" cy="4216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4018" w14:textId="77777777" w:rsidR="006B34FD" w:rsidRDefault="006B34FD" w:rsidP="00976ADF">
      <w:pPr>
        <w:pStyle w:val="BodyText2"/>
        <w:numPr>
          <w:ilvl w:val="0"/>
          <w:numId w:val="54"/>
        </w:numPr>
      </w:pPr>
      <w:r w:rsidRPr="00902BA9">
        <w:rPr>
          <w:b/>
          <w:bCs/>
        </w:rPr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1A6C850D" wp14:editId="5038F387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BF2AEA">
        <w:t>Distributor</w:t>
      </w:r>
      <w:r>
        <w:t xml:space="preserve"> 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33E3578A" wp14:editId="33A20646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0153AE97" w14:textId="77777777" w:rsidR="00274AEA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D78DA9" wp14:editId="0D626B42">
                <wp:simplePos x="0" y="0"/>
                <wp:positionH relativeFrom="column">
                  <wp:posOffset>230505</wp:posOffset>
                </wp:positionH>
                <wp:positionV relativeFrom="paragraph">
                  <wp:posOffset>4034</wp:posOffset>
                </wp:positionV>
                <wp:extent cx="5284694" cy="381000"/>
                <wp:effectExtent l="0" t="0" r="1143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694" cy="381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8BF6AE" id="Rectangle 58" o:spid="_x0000_s1026" style="position:absolute;margin-left:18.15pt;margin-top:.3pt;width:416.1pt;height:3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B974CF" wp14:editId="4CC2D4A8">
            <wp:extent cx="5278755" cy="3790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907B" w14:textId="77777777" w:rsidR="00EB2391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65185B" wp14:editId="66644767">
                <wp:simplePos x="0" y="0"/>
                <wp:positionH relativeFrom="column">
                  <wp:posOffset>226023</wp:posOffset>
                </wp:positionH>
                <wp:positionV relativeFrom="paragraph">
                  <wp:posOffset>7209</wp:posOffset>
                </wp:positionV>
                <wp:extent cx="5288952" cy="358588"/>
                <wp:effectExtent l="0" t="0" r="26035" b="228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952" cy="358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93F66A" id="Rectangle 59" o:spid="_x0000_s1026" style="position:absolute;margin-left:17.8pt;margin-top:.55pt;width:416.45pt;height:2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0142D49" wp14:editId="111A0E75">
            <wp:extent cx="5278755" cy="37782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65F2" w14:textId="77777777" w:rsidR="000305F0" w:rsidRDefault="008C008C" w:rsidP="008C008C">
      <w:pPr>
        <w:pStyle w:val="Heading2"/>
      </w:pPr>
      <w:bookmarkStart w:id="354" w:name="_Toc31900108"/>
      <w:bookmarkStart w:id="355" w:name="_Toc31900175"/>
      <w:bookmarkStart w:id="356" w:name="_Toc31900297"/>
      <w:bookmarkStart w:id="357" w:name="_Toc73692653"/>
      <w:r>
        <w:t>Stock Management</w:t>
      </w:r>
      <w:bookmarkEnd w:id="354"/>
      <w:bookmarkEnd w:id="355"/>
      <w:bookmarkEnd w:id="356"/>
      <w:bookmarkEnd w:id="357"/>
    </w:p>
    <w:p w14:paraId="715FE125" w14:textId="77777777" w:rsidR="00825279" w:rsidRPr="005C3C28" w:rsidRDefault="008C008C" w:rsidP="00D5498E">
      <w:pPr>
        <w:pStyle w:val="BodyText2"/>
      </w:pPr>
      <w:r w:rsidRPr="005C3C28">
        <w:t xml:space="preserve">After the </w:t>
      </w:r>
      <w:r w:rsidR="00BF2AEA">
        <w:t>Distributor</w:t>
      </w:r>
      <w:r w:rsidRPr="005C3C28">
        <w:t xml:space="preserve"> </w:t>
      </w:r>
      <w:r w:rsidR="00D5498E">
        <w:t>buy stock from importer, manufacturer or another distributor</w:t>
      </w:r>
      <w:r w:rsidRPr="005C3C28">
        <w:t xml:space="preserve">, stock is </w:t>
      </w:r>
      <w:r w:rsidR="007F7176">
        <w:t xml:space="preserve">made </w:t>
      </w:r>
      <w:r w:rsidR="00F55B6A" w:rsidRPr="005C3C28">
        <w:t xml:space="preserve">available for </w:t>
      </w:r>
      <w:r w:rsidRPr="005C3C28">
        <w:t xml:space="preserve">sale in the market. </w:t>
      </w:r>
      <w:r w:rsidR="007F7176">
        <w:t>To make stock available for sale, s</w:t>
      </w:r>
      <w:r w:rsidR="005C3C28" w:rsidRPr="005C3C28">
        <w:t xml:space="preserve">tock is uploaded to the system. </w:t>
      </w:r>
    </w:p>
    <w:p w14:paraId="064D2D13" w14:textId="77777777"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t>To upload stock:</w:t>
      </w:r>
    </w:p>
    <w:p w14:paraId="59C6E347" w14:textId="77777777" w:rsidR="00D83304" w:rsidRDefault="00934D4F" w:rsidP="00DC39E0">
      <w:pPr>
        <w:pStyle w:val="BodyText2"/>
        <w:numPr>
          <w:ilvl w:val="0"/>
          <w:numId w:val="34"/>
        </w:numPr>
      </w:pPr>
      <w:r>
        <w:t xml:space="preserve">Select </w:t>
      </w:r>
      <w:r w:rsidRPr="00D74081">
        <w:rPr>
          <w:b/>
          <w:bCs/>
        </w:rPr>
        <w:t>Stock Management</w:t>
      </w:r>
      <w:r w:rsidR="00246645">
        <w:t xml:space="preserve"> in the left panel</w:t>
      </w:r>
      <w:r>
        <w:t>.</w:t>
      </w:r>
    </w:p>
    <w:p w14:paraId="3E0A0F88" w14:textId="3E8B0A0A" w:rsidR="00934D4F" w:rsidRDefault="009716E6" w:rsidP="000F2A8D">
      <w:pPr>
        <w:pStyle w:val="BodyText2"/>
        <w:ind w:left="360" w:firstLine="426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FA9562D" wp14:editId="4B2292C4">
                <wp:simplePos x="0" y="0"/>
                <wp:positionH relativeFrom="column">
                  <wp:posOffset>497205</wp:posOffset>
                </wp:positionH>
                <wp:positionV relativeFrom="paragraph">
                  <wp:posOffset>613111</wp:posOffset>
                </wp:positionV>
                <wp:extent cx="701675" cy="148590"/>
                <wp:effectExtent l="0" t="0" r="22225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148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A456B" id="Rectangle 18" o:spid="_x0000_s1026" style="position:absolute;margin-left:39.15pt;margin-top:48.3pt;width:55.25pt;height:11.7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" filled="f" strokecolor="#ffc000 [3207]" strokeweight="2pt"/>
            </w:pict>
          </mc:Fallback>
        </mc:AlternateContent>
      </w:r>
      <w:r w:rsidR="00F46242">
        <w:rPr>
          <w:noProof/>
        </w:rPr>
        <w:drawing>
          <wp:inline distT="0" distB="0" distL="0" distR="0" wp14:anchorId="770D03A3" wp14:editId="1BBEF5CE">
            <wp:extent cx="5278755" cy="2382430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AE19" w14:textId="77777777" w:rsidR="00DB7910" w:rsidRDefault="000F2A8D" w:rsidP="007E53B8">
      <w:pPr>
        <w:pStyle w:val="FigureCaption"/>
      </w:pPr>
      <w:r>
        <w:t xml:space="preserve">                                          </w:t>
      </w:r>
      <w:bookmarkStart w:id="358" w:name="_Toc444535269"/>
      <w:r w:rsidR="00DB7910">
        <w:t xml:space="preserve">Figure </w:t>
      </w:r>
      <w:r w:rsidR="001D383C">
        <w:t>17</w:t>
      </w:r>
      <w:r w:rsidR="00DB7910">
        <w:t>: Home Page</w:t>
      </w:r>
      <w:bookmarkEnd w:id="358"/>
    </w:p>
    <w:p w14:paraId="38DDB8D1" w14:textId="77777777" w:rsidR="00D83304" w:rsidRDefault="00E00694" w:rsidP="00A119B1">
      <w:pPr>
        <w:pStyle w:val="BodyText2"/>
        <w:ind w:left="426"/>
      </w:pPr>
      <w:r w:rsidRPr="00E33E46">
        <w:t xml:space="preserve">The following </w:t>
      </w:r>
      <w:r w:rsidR="0081773C" w:rsidRPr="00E33E46">
        <w:t>page</w:t>
      </w:r>
      <w:r w:rsidRPr="00E33E46">
        <w:t xml:space="preserve"> appears. </w:t>
      </w:r>
      <w:r w:rsidR="005C3C28" w:rsidRPr="00E33E46">
        <w:t xml:space="preserve">The </w:t>
      </w:r>
      <w:r w:rsidR="00BF2AEA">
        <w:t>Distributor</w:t>
      </w:r>
      <w:r w:rsidRPr="00E33E46">
        <w:t xml:space="preserve"> </w:t>
      </w:r>
      <w:r w:rsidR="005C3C28" w:rsidRPr="00E33E46">
        <w:t>is required to</w:t>
      </w:r>
      <w:r w:rsidRPr="00E33E46">
        <w:t xml:space="preserve"> </w:t>
      </w:r>
      <w:r w:rsidR="005C3C28" w:rsidRPr="00E33E46">
        <w:t>select a role to proceed. The roles shown here d</w:t>
      </w:r>
      <w:r w:rsidR="0031099A" w:rsidRPr="00E33E46">
        <w:t>epend on the roles selected during registration.</w:t>
      </w:r>
      <w:r w:rsidR="005C3C28" w:rsidRPr="00E33E46">
        <w:t xml:space="preserve"> If the </w:t>
      </w:r>
      <w:r w:rsidR="00BF2AEA">
        <w:t>Distributor</w:t>
      </w:r>
      <w:r w:rsidR="005C3C28" w:rsidRPr="00E33E46">
        <w:t xml:space="preserve"> has selected only the </w:t>
      </w:r>
      <w:r w:rsidR="00BF2AEA">
        <w:t>Distributor</w:t>
      </w:r>
      <w:r w:rsidR="005C3C28" w:rsidRPr="00E33E46">
        <w:t xml:space="preserve"> role during registration, this page does not appear.</w:t>
      </w:r>
    </w:p>
    <w:p w14:paraId="2D080B8F" w14:textId="77777777" w:rsidR="00934D4F" w:rsidRDefault="00C2306E" w:rsidP="00A119B1">
      <w:pPr>
        <w:pStyle w:val="BodyText2"/>
        <w:ind w:left="426" w:hanging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9B5647" wp14:editId="1F49D124">
                <wp:simplePos x="0" y="0"/>
                <wp:positionH relativeFrom="column">
                  <wp:posOffset>176717</wp:posOffset>
                </wp:positionH>
                <wp:positionV relativeFrom="paragraph">
                  <wp:posOffset>-2876</wp:posOffset>
                </wp:positionV>
                <wp:extent cx="5280212" cy="1029372"/>
                <wp:effectExtent l="0" t="0" r="15875" b="18415"/>
                <wp:wrapNone/>
                <wp:docPr id="257" name="Rectangl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0212" cy="1029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801677" id="Rectangle 257" o:spid="_x0000_s1026" style="position:absolute;margin-left:13.9pt;margin-top:-.25pt;width:415.75pt;height:81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" filled="f" strokecolor="black [3213]" strokeweight="1pt"/>
            </w:pict>
          </mc:Fallback>
        </mc:AlternateContent>
      </w:r>
      <w:r w:rsidR="009716E6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DE90268" wp14:editId="1F0E2FB1">
                <wp:simplePos x="0" y="0"/>
                <wp:positionH relativeFrom="column">
                  <wp:posOffset>2713281</wp:posOffset>
                </wp:positionH>
                <wp:positionV relativeFrom="paragraph">
                  <wp:posOffset>297255</wp:posOffset>
                </wp:positionV>
                <wp:extent cx="1153758" cy="461682"/>
                <wp:effectExtent l="0" t="0" r="27940" b="146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758" cy="46168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959A5" id="Rectangle 21" o:spid="_x0000_s1026" style="position:absolute;margin-left:213.65pt;margin-top:23.4pt;width:90.85pt;height:36.3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E485FF4" wp14:editId="39961EDC">
            <wp:extent cx="5283237" cy="1025125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2444" cy="106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3A6D" w14:textId="77777777" w:rsidR="00DB7910" w:rsidRDefault="00DB7910" w:rsidP="007E53B8">
      <w:pPr>
        <w:pStyle w:val="FigureCaption"/>
      </w:pPr>
      <w:bookmarkStart w:id="359" w:name="_Toc444535270"/>
      <w:r>
        <w:t xml:space="preserve">Figure </w:t>
      </w:r>
      <w:r w:rsidR="001D383C">
        <w:t>18</w:t>
      </w:r>
      <w:r w:rsidR="00A14FF0">
        <w:t>:</w:t>
      </w:r>
      <w:r>
        <w:t xml:space="preserve"> Role Type</w:t>
      </w:r>
      <w:bookmarkEnd w:id="359"/>
    </w:p>
    <w:p w14:paraId="0BBE3A66" w14:textId="1D2AB1BA" w:rsidR="00FF11C2" w:rsidRPr="00B748D2" w:rsidRDefault="00E00694" w:rsidP="00DC39E0">
      <w:pPr>
        <w:pStyle w:val="BodyText2"/>
        <w:numPr>
          <w:ilvl w:val="0"/>
          <w:numId w:val="34"/>
        </w:numPr>
        <w:ind w:left="360"/>
      </w:pPr>
      <w:r w:rsidRPr="00B748D2">
        <w:t>Select the role type (</w:t>
      </w:r>
      <w:r w:rsidR="00EE7A3F" w:rsidRPr="00B748D2">
        <w:t>Retailer</w:t>
      </w:r>
      <w:r w:rsidRPr="00B748D2">
        <w:t xml:space="preserve">, </w:t>
      </w:r>
      <w:r w:rsidR="00BF2AEA">
        <w:t>Distributor</w:t>
      </w:r>
      <w:r w:rsidRPr="00B748D2">
        <w:t>).</w:t>
      </w:r>
      <w:r w:rsidR="00780668">
        <w:t xml:space="preserve"> Based on the type of role selected, the </w:t>
      </w:r>
      <w:r w:rsidR="00780668" w:rsidRPr="004463DD">
        <w:rPr>
          <w:b/>
          <w:bCs/>
        </w:rPr>
        <w:t>Stock Management</w:t>
      </w:r>
      <w:r w:rsidR="00780668">
        <w:t xml:space="preserve"> page appears.</w:t>
      </w:r>
    </w:p>
    <w:p w14:paraId="1BD30385" w14:textId="5FD4F4C3" w:rsidR="009716E6" w:rsidRDefault="00C537AB" w:rsidP="00DE0266">
      <w:pPr>
        <w:pStyle w:val="BodyText2"/>
        <w:ind w:lef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2034067" wp14:editId="7389B85A">
                <wp:simplePos x="0" y="0"/>
                <wp:positionH relativeFrom="column">
                  <wp:posOffset>4924969</wp:posOffset>
                </wp:positionH>
                <wp:positionV relativeFrom="paragraph">
                  <wp:posOffset>7528</wp:posOffset>
                </wp:positionV>
                <wp:extent cx="523240" cy="179615"/>
                <wp:effectExtent l="0" t="0" r="10160" b="114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1796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09105" id="Rectangle 24" o:spid="_x0000_s1026" style="position:absolute;margin-left:387.8pt;margin-top:.6pt;width:41.2pt;height:14.1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2AA447" wp14:editId="363AE36D">
                <wp:simplePos x="0" y="0"/>
                <wp:positionH relativeFrom="column">
                  <wp:posOffset>173355</wp:posOffset>
                </wp:positionH>
                <wp:positionV relativeFrom="paragraph">
                  <wp:posOffset>7529</wp:posOffset>
                </wp:positionV>
                <wp:extent cx="5287645" cy="2181860"/>
                <wp:effectExtent l="0" t="0" r="27305" b="27940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7645" cy="2181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D406F" id="Rectangle 263" o:spid="_x0000_s1026" style="position:absolute;margin-left:13.65pt;margin-top:.6pt;width:416.35pt;height:171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25A3F99" wp14:editId="254309FC">
            <wp:extent cx="5278755" cy="2181860"/>
            <wp:effectExtent l="0" t="0" r="0" b="889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BC18" w14:textId="77777777" w:rsidR="00DB7910" w:rsidRDefault="00DB7910" w:rsidP="007E53B8">
      <w:pPr>
        <w:pStyle w:val="FigureCaption"/>
      </w:pPr>
      <w:bookmarkStart w:id="360" w:name="_Toc444535271"/>
      <w:r>
        <w:t xml:space="preserve">Figure </w:t>
      </w:r>
      <w:r w:rsidR="001D383C">
        <w:t>19</w:t>
      </w:r>
      <w:r>
        <w:t>: Stock Management</w:t>
      </w:r>
      <w:bookmarkEnd w:id="360"/>
    </w:p>
    <w:p w14:paraId="2D4E8FBB" w14:textId="77777777" w:rsidR="00EE7A3F" w:rsidRDefault="00EE7A3F" w:rsidP="00DC39E0">
      <w:pPr>
        <w:pStyle w:val="BodyText2"/>
        <w:numPr>
          <w:ilvl w:val="0"/>
          <w:numId w:val="34"/>
        </w:numPr>
        <w:ind w:left="360"/>
      </w:pPr>
      <w:r>
        <w:t>Click</w:t>
      </w:r>
      <w:r w:rsidR="006A6E2C">
        <w:t xml:space="preserve"> </w:t>
      </w:r>
      <w:r w:rsidR="006A6E2C" w:rsidRPr="00DB7910">
        <w:rPr>
          <w:b/>
          <w:bCs/>
        </w:rPr>
        <w:t>Upload Stock</w:t>
      </w:r>
      <w:r w:rsidR="006A6E2C">
        <w:t>.</w:t>
      </w:r>
    </w:p>
    <w:p w14:paraId="39ECB673" w14:textId="51EEBD18" w:rsidR="009716E6" w:rsidRDefault="008455D8" w:rsidP="00A119B1">
      <w:pPr>
        <w:pStyle w:val="BodyText2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D91317" wp14:editId="6F7F6405">
                <wp:simplePos x="0" y="0"/>
                <wp:positionH relativeFrom="column">
                  <wp:posOffset>214176</wp:posOffset>
                </wp:positionH>
                <wp:positionV relativeFrom="paragraph">
                  <wp:posOffset>298722</wp:posOffset>
                </wp:positionV>
                <wp:extent cx="5021036" cy="2279015"/>
                <wp:effectExtent l="0" t="0" r="27305" b="2603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036" cy="2279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6D5F78" id="Rectangle 62" o:spid="_x0000_s1026" style="position:absolute;margin-left:16.85pt;margin-top:23.5pt;width:395.35pt;height:179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" filled="f" strokecolor="black [3213]" strokeweight="1pt"/>
            </w:pict>
          </mc:Fallback>
        </mc:AlternateContent>
      </w:r>
      <w:r w:rsidR="009B71C4">
        <w:t xml:space="preserve">The </w:t>
      </w:r>
      <w:r w:rsidR="009B71C4" w:rsidRPr="006A6E2C">
        <w:rPr>
          <w:b/>
          <w:bCs/>
        </w:rPr>
        <w:t>Upload Stock</w:t>
      </w:r>
      <w:r w:rsidR="009B71C4">
        <w:t xml:space="preserve"> </w:t>
      </w:r>
      <w:r w:rsidR="0081773C">
        <w:t xml:space="preserve">page </w:t>
      </w:r>
      <w:r w:rsidR="009B71C4">
        <w:t>appears.</w:t>
      </w:r>
    </w:p>
    <w:p w14:paraId="4920387D" w14:textId="7DDB04DB" w:rsidR="007839B9" w:rsidRDefault="008455D8" w:rsidP="00A119B1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56563679" wp14:editId="7485BDFF">
            <wp:extent cx="5029200" cy="227956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5767" cy="228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DDA9" w14:textId="77777777" w:rsidR="00DB7910" w:rsidRDefault="00DB7910" w:rsidP="007E53B8">
      <w:pPr>
        <w:pStyle w:val="FigureCaption"/>
      </w:pPr>
      <w:bookmarkStart w:id="361" w:name="_Toc444535272"/>
      <w:r>
        <w:t xml:space="preserve">Figure </w:t>
      </w:r>
      <w:r w:rsidR="001D383C">
        <w:t>20</w:t>
      </w:r>
      <w:r>
        <w:t>: Upload Stock</w:t>
      </w:r>
      <w:bookmarkEnd w:id="361"/>
    </w:p>
    <w:p w14:paraId="1EFB9CD3" w14:textId="77777777" w:rsidR="00780668" w:rsidRPr="00780668" w:rsidRDefault="00780668" w:rsidP="00DC39E0">
      <w:pPr>
        <w:pStyle w:val="BodyText2"/>
        <w:numPr>
          <w:ilvl w:val="0"/>
          <w:numId w:val="34"/>
        </w:numPr>
      </w:pPr>
      <w:r>
        <w:t>Enter the following information:</w:t>
      </w:r>
    </w:p>
    <w:p w14:paraId="35BC0B04" w14:textId="77777777" w:rsidR="00F15755" w:rsidRDefault="00D74C7A" w:rsidP="00780668">
      <w:pPr>
        <w:pStyle w:val="BodyText2"/>
        <w:numPr>
          <w:ilvl w:val="1"/>
          <w:numId w:val="34"/>
        </w:numPr>
      </w:pPr>
      <w:r w:rsidRPr="00EE7A3F">
        <w:rPr>
          <w:b/>
          <w:bCs/>
        </w:rPr>
        <w:t>Supplier ID</w:t>
      </w:r>
      <w:r>
        <w:t xml:space="preserve">: Enter the supplier </w:t>
      </w:r>
      <w:r w:rsidR="007E274A">
        <w:t>ID</w:t>
      </w:r>
      <w:r>
        <w:t xml:space="preserve">. </w:t>
      </w:r>
    </w:p>
    <w:p w14:paraId="09FF736B" w14:textId="77777777" w:rsidR="00D74C7A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648E0">
        <w:rPr>
          <w:b/>
        </w:rPr>
        <w:t>Supplier Name</w:t>
      </w:r>
      <w:r w:rsidR="00D74C7A">
        <w:t>: Enter the supplier name.</w:t>
      </w:r>
      <w:r w:rsidR="007E274A">
        <w:t xml:space="preserve"> </w:t>
      </w:r>
    </w:p>
    <w:p w14:paraId="27FB96FB" w14:textId="70BA0D3F" w:rsidR="00D74C7A" w:rsidRPr="005C3C28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5C3C28">
        <w:rPr>
          <w:b/>
          <w:bCs/>
        </w:rPr>
        <w:t>Quantity</w:t>
      </w:r>
      <w:r w:rsidR="00D74C7A" w:rsidRPr="005C3C28">
        <w:t xml:space="preserve">: Enter the total quantity of </w:t>
      </w:r>
      <w:r w:rsidR="0063650F" w:rsidRPr="005C3C28">
        <w:t>IMEI</w:t>
      </w:r>
      <w:r w:rsidR="00E648E0" w:rsidRPr="005C3C28">
        <w:t>s</w:t>
      </w:r>
      <w:del w:id="362" w:author="gaurav" w:date="2021-06-02T18:20:00Z">
        <w:r w:rsidR="00E648E0" w:rsidRPr="005C3C28" w:rsidDel="00DA252D">
          <w:delText xml:space="preserve"> or MEIDs or ESNs</w:delText>
        </w:r>
      </w:del>
      <w:r w:rsidR="00D74C7A" w:rsidRPr="005C3C28">
        <w:t>.</w:t>
      </w:r>
      <w:r w:rsidR="007E274A">
        <w:t xml:space="preserve"> </w:t>
      </w:r>
    </w:p>
    <w:p w14:paraId="79DBDD1E" w14:textId="77777777" w:rsidR="00D74C7A" w:rsidRDefault="00D74C7A" w:rsidP="00780668">
      <w:pPr>
        <w:pStyle w:val="BodyText2"/>
        <w:numPr>
          <w:ilvl w:val="1"/>
          <w:numId w:val="34"/>
        </w:numPr>
      </w:pPr>
      <w:r w:rsidRPr="00EE7A3F">
        <w:rPr>
          <w:b/>
          <w:bCs/>
        </w:rPr>
        <w:t>Invoice</w:t>
      </w:r>
      <w:r>
        <w:t>: Enter the invoice number.</w:t>
      </w:r>
    </w:p>
    <w:p w14:paraId="02BEC21C" w14:textId="2C9B3016" w:rsidR="007C5C1E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E7A3F">
        <w:rPr>
          <w:b/>
          <w:bCs/>
        </w:rPr>
        <w:t>Upload Bulk Stock</w:t>
      </w:r>
      <w:r w:rsidR="00D74C7A">
        <w:t>:</w:t>
      </w:r>
      <w:r w:rsidR="001A54CA">
        <w:t xml:space="preserve"> Enter the </w:t>
      </w:r>
      <w:r w:rsidR="0063650F">
        <w:t>IMEI</w:t>
      </w:r>
      <w:del w:id="363" w:author="gaurav" w:date="2021-06-02T18:20:00Z">
        <w:r w:rsidR="005C3C28" w:rsidDel="00DA252D">
          <w:delText>/MEID/ESN</w:delText>
        </w:r>
      </w:del>
      <w:r w:rsidR="005C3C28">
        <w:t xml:space="preserve"> </w:t>
      </w:r>
      <w:r w:rsidR="001A54CA">
        <w:t xml:space="preserve">details in </w:t>
      </w:r>
      <w:r w:rsidR="008804F6">
        <w:t>a</w:t>
      </w:r>
      <w:r w:rsidR="001A54CA">
        <w:t xml:space="preserve"> file. </w:t>
      </w:r>
      <w:r w:rsidR="001A0E9E">
        <w:t xml:space="preserve">This is a </w:t>
      </w:r>
      <w:r w:rsidR="001A0E9E" w:rsidRPr="002460BA">
        <w:rPr>
          <w:b/>
          <w:bCs/>
        </w:rPr>
        <w:t>.csv</w:t>
      </w:r>
      <w:r w:rsidR="001A0E9E">
        <w:t xml:space="preserve"> file with </w:t>
      </w:r>
      <w:r w:rsidR="006B304F">
        <w:t>defined</w:t>
      </w:r>
      <w:r w:rsidR="001A0E9E">
        <w:t xml:space="preserve"> column names. You need to enter device information in this file.</w:t>
      </w:r>
      <w:r w:rsidR="008804F6">
        <w:t xml:space="preserve"> First,</w:t>
      </w:r>
      <w:r w:rsidR="001A54CA">
        <w:t xml:space="preserve"> download the file format</w:t>
      </w:r>
      <w:r w:rsidR="0063650F">
        <w:t>, if required</w:t>
      </w:r>
      <w:r w:rsidR="008804F6">
        <w:t xml:space="preserve">. </w:t>
      </w:r>
    </w:p>
    <w:p w14:paraId="6B296989" w14:textId="77777777" w:rsidR="00D74C7A" w:rsidRDefault="008804F6" w:rsidP="00DC39E0">
      <w:pPr>
        <w:pStyle w:val="BodyText2"/>
        <w:numPr>
          <w:ilvl w:val="1"/>
          <w:numId w:val="34"/>
        </w:numPr>
      </w:pPr>
      <w:r>
        <w:t>C</w:t>
      </w:r>
      <w:r w:rsidR="001A54CA">
        <w:t xml:space="preserve">lick </w:t>
      </w:r>
      <w:r w:rsidR="001A54CA" w:rsidRPr="008A3C60">
        <w:rPr>
          <w:b/>
          <w:bCs/>
        </w:rPr>
        <w:t>Download Sample</w:t>
      </w:r>
      <w:r w:rsidR="001A54CA">
        <w:t xml:space="preserve"> </w:t>
      </w:r>
      <w:r w:rsidR="001A54CA" w:rsidRPr="008A3C60">
        <w:rPr>
          <w:b/>
          <w:bCs/>
        </w:rPr>
        <w:t>Format</w:t>
      </w:r>
      <w:r w:rsidR="001A54CA">
        <w:t>.</w:t>
      </w:r>
    </w:p>
    <w:p w14:paraId="2EC2A3E9" w14:textId="082F476C" w:rsidR="00B04A56" w:rsidRDefault="00033C58" w:rsidP="00DE0266">
      <w:pPr>
        <w:pStyle w:val="BodyText2"/>
        <w:ind w:left="426" w:firstLine="283"/>
        <w:jc w:val="center"/>
      </w:pPr>
      <w:r>
        <w:rPr>
          <w:noProof/>
        </w:rPr>
        <w:drawing>
          <wp:inline distT="0" distB="0" distL="0" distR="0" wp14:anchorId="18D3B9A0" wp14:editId="211A1A47">
            <wp:extent cx="5278755" cy="7112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E4DA" w14:textId="77777777" w:rsidR="00145467" w:rsidRDefault="00145467" w:rsidP="007C5C1E">
      <w:pPr>
        <w:pStyle w:val="BodyText2"/>
        <w:ind w:left="432"/>
      </w:pPr>
      <w:r>
        <w:t>The file has the following columns:</w:t>
      </w:r>
    </w:p>
    <w:p w14:paraId="15567CC7" w14:textId="77777777" w:rsidR="005B283F" w:rsidRPr="00A45B96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type</w:t>
      </w:r>
      <w:r w:rsidR="005B283F" w:rsidRPr="008A49D5">
        <w:t xml:space="preserve">: </w:t>
      </w:r>
      <w:r w:rsidR="005B283F">
        <w:t>Th</w:t>
      </w:r>
      <w:r w:rsidR="007F7176">
        <w:t>e</w:t>
      </w:r>
      <w:r w:rsidR="005B283F">
        <w:t xml:space="preserve"> device can be a h</w:t>
      </w:r>
      <w:r w:rsidR="005B283F" w:rsidRPr="008A49D5">
        <w:t>andheld</w:t>
      </w:r>
      <w:r w:rsidR="005B283F">
        <w:t xml:space="preserve"> phone</w:t>
      </w:r>
      <w:r w:rsidR="005B283F" w:rsidRPr="008A49D5">
        <w:t xml:space="preserve">, </w:t>
      </w:r>
      <w:r w:rsidR="005B283F">
        <w:t>m</w:t>
      </w:r>
      <w:r w:rsidR="005B283F" w:rsidRPr="008A49D5">
        <w:t xml:space="preserve">obile </w:t>
      </w:r>
      <w:r w:rsidR="005B283F">
        <w:t>phone, f</w:t>
      </w:r>
      <w:r w:rsidR="005B283F" w:rsidRPr="008A49D5">
        <w:t>eature phone</w:t>
      </w:r>
      <w:r w:rsidR="005B283F" w:rsidRPr="00EC2017">
        <w:t>, smart phone</w:t>
      </w:r>
      <w:r w:rsidR="005B283F" w:rsidRPr="00A45B96">
        <w:t>, Vehicle, Portable (include PDA), Module, Dongle, WLAN router, modem, connected computer, tablet, e- Book.</w:t>
      </w:r>
    </w:p>
    <w:p w14:paraId="31FDA241" w14:textId="5C8D3210" w:rsidR="005B283F" w:rsidRPr="006A6E2C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ID type</w:t>
      </w:r>
      <w:r w:rsidR="005B283F" w:rsidRPr="006A6E2C">
        <w:t xml:space="preserve">: </w:t>
      </w:r>
      <w:r w:rsidR="005B283F">
        <w:t xml:space="preserve">Type can be </w:t>
      </w:r>
      <w:r w:rsidR="005B283F" w:rsidRPr="006A6E2C">
        <w:t>IMEI</w:t>
      </w:r>
      <w:r w:rsidR="005B283F">
        <w:t xml:space="preserve"> (</w:t>
      </w:r>
      <w:r w:rsidR="005B283F" w:rsidRPr="006A6E2C">
        <w:t>International Mobile Equipment Identity</w:t>
      </w:r>
      <w:r w:rsidR="005B283F">
        <w:t xml:space="preserve">) </w:t>
      </w:r>
      <w:del w:id="364" w:author="gaurav" w:date="2021-06-02T18:20:00Z">
        <w:r w:rsidR="005B283F" w:rsidDel="00DA252D">
          <w:delText xml:space="preserve">or </w:delText>
        </w:r>
        <w:r w:rsidR="005B283F" w:rsidRPr="006A6E2C" w:rsidDel="00DA252D">
          <w:delText>ESN</w:delText>
        </w:r>
        <w:r w:rsidR="005B283F" w:rsidDel="00DA252D">
          <w:delText xml:space="preserve"> (</w:delText>
        </w:r>
        <w:r w:rsidR="005B283F" w:rsidRPr="006A6E2C" w:rsidDel="00DA252D">
          <w:delText>Electronic Serial Number</w:delText>
        </w:r>
        <w:r w:rsidR="005B283F" w:rsidDel="00DA252D">
          <w:delText>) or M</w:delText>
        </w:r>
        <w:r w:rsidR="005B283F" w:rsidRPr="006A6E2C" w:rsidDel="00DA252D">
          <w:delText>EID (/Mobile equipment identifier)</w:delText>
        </w:r>
      </w:del>
    </w:p>
    <w:p w14:paraId="6A4667C9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Multiple SIM Status</w:t>
      </w:r>
      <w:r w:rsidR="005B283F">
        <w:t>: Whether the device supports multiple SIMS</w:t>
      </w:r>
      <w:r w:rsidR="001B4EF8">
        <w:t xml:space="preserve"> (Y/N)</w:t>
      </w:r>
      <w:r w:rsidR="005B283F">
        <w:t xml:space="preserve">. </w:t>
      </w:r>
    </w:p>
    <w:p w14:paraId="2A08717F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lastRenderedPageBreak/>
        <w:t>*</w:t>
      </w:r>
      <w:r w:rsidR="005B283F" w:rsidRPr="007F7176">
        <w:rPr>
          <w:b/>
          <w:bCs/>
        </w:rPr>
        <w:t>S/N of</w:t>
      </w:r>
      <w:r w:rsidR="005B283F">
        <w:t xml:space="preserve"> </w:t>
      </w:r>
      <w:r w:rsidR="005B283F" w:rsidRPr="007F7176">
        <w:rPr>
          <w:b/>
          <w:bCs/>
        </w:rPr>
        <w:t>Device</w:t>
      </w:r>
      <w:r w:rsidR="005B283F">
        <w:t>: Device serial number</w:t>
      </w:r>
    </w:p>
    <w:p w14:paraId="20F6E90F" w14:textId="3B3DEF69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IMEI</w:t>
      </w:r>
      <w:del w:id="365" w:author="gaurav" w:date="2021-06-02T18:20:00Z">
        <w:r w:rsidR="005B283F" w:rsidRPr="007F7176" w:rsidDel="007609C8">
          <w:rPr>
            <w:b/>
            <w:bCs/>
          </w:rPr>
          <w:delText>/ESN/MEID</w:delText>
        </w:r>
      </w:del>
      <w:r w:rsidR="005B283F">
        <w:t xml:space="preserve">: Value of IMEI </w:t>
      </w:r>
      <w:del w:id="366" w:author="gaurav" w:date="2021-06-02T18:20:00Z">
        <w:r w:rsidR="005B283F" w:rsidDel="007609C8">
          <w:delText>or ESN or MEID</w:delText>
        </w:r>
      </w:del>
    </w:p>
    <w:p w14:paraId="3B57A8B6" w14:textId="77777777" w:rsidR="005B283F" w:rsidRPr="006A6E2C" w:rsidRDefault="005B283F" w:rsidP="00DC39E0">
      <w:pPr>
        <w:pStyle w:val="BodyText2"/>
        <w:numPr>
          <w:ilvl w:val="1"/>
          <w:numId w:val="36"/>
        </w:numPr>
      </w:pPr>
      <w:r w:rsidRPr="007D5B24">
        <w:rPr>
          <w:b/>
          <w:bCs/>
        </w:rPr>
        <w:t>Device launch</w:t>
      </w:r>
      <w:r w:rsidRPr="005D35FB">
        <w:t xml:space="preserve"> </w:t>
      </w:r>
      <w:r w:rsidRPr="006B304F">
        <w:rPr>
          <w:b/>
          <w:bCs/>
        </w:rPr>
        <w:t>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 xml:space="preserve">anufacture </w:t>
      </w:r>
      <w:r>
        <w:t>d</w:t>
      </w:r>
      <w:r w:rsidRPr="005D35FB">
        <w:t>ate</w:t>
      </w:r>
      <w:r>
        <w:t xml:space="preserve"> of the device (</w:t>
      </w:r>
      <w:r w:rsidRPr="005D35FB">
        <w:t>in the format</w:t>
      </w:r>
      <w:r>
        <w:t>,</w:t>
      </w:r>
      <w:r w:rsidRPr="005D35FB">
        <w:t xml:space="preserve"> DDMMYYYY</w:t>
      </w:r>
      <w:r>
        <w:t>).</w:t>
      </w:r>
      <w:r w:rsidRPr="006A6E2C">
        <w:t xml:space="preserve"> </w:t>
      </w:r>
    </w:p>
    <w:p w14:paraId="2CF013CD" w14:textId="77777777" w:rsidR="005B283F" w:rsidRDefault="005B283F" w:rsidP="00DC39E0">
      <w:pPr>
        <w:pStyle w:val="BodyText2"/>
        <w:numPr>
          <w:ilvl w:val="1"/>
          <w:numId w:val="36"/>
        </w:numPr>
      </w:pPr>
      <w:r w:rsidRPr="006B304F">
        <w:rPr>
          <w:b/>
          <w:bCs/>
        </w:rPr>
        <w:t>Device status</w:t>
      </w:r>
      <w:r>
        <w:t>: Whether the device is new or used</w:t>
      </w:r>
      <w:r w:rsidR="00274AEA">
        <w:t xml:space="preserve"> (New/Used)</w:t>
      </w:r>
    </w:p>
    <w:p w14:paraId="11347678" w14:textId="77777777" w:rsidR="008804F6" w:rsidRDefault="008804F6" w:rsidP="00DC39E0">
      <w:pPr>
        <w:pStyle w:val="BodyText2"/>
        <w:numPr>
          <w:ilvl w:val="1"/>
          <w:numId w:val="34"/>
        </w:numPr>
      </w:pPr>
      <w:r>
        <w:t>Enter the required information in each column for each device.</w:t>
      </w:r>
    </w:p>
    <w:p w14:paraId="24B188A7" w14:textId="117A5D9F" w:rsidR="0036447D" w:rsidRDefault="00033C58" w:rsidP="00DE0266">
      <w:pPr>
        <w:pStyle w:val="BodyText2"/>
        <w:ind w:left="851"/>
        <w:jc w:val="center"/>
      </w:pPr>
      <w:r>
        <w:rPr>
          <w:noProof/>
        </w:rPr>
        <w:drawing>
          <wp:inline distT="0" distB="0" distL="0" distR="0" wp14:anchorId="1E66569C" wp14:editId="57155AD7">
            <wp:extent cx="4492752" cy="1384090"/>
            <wp:effectExtent l="0" t="0" r="3175" b="698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14409" cy="13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24D7" w14:textId="77777777" w:rsidR="001A54CA" w:rsidRDefault="001A0E9E" w:rsidP="00DC39E0">
      <w:pPr>
        <w:pStyle w:val="BodyText2"/>
        <w:numPr>
          <w:ilvl w:val="1"/>
          <w:numId w:val="34"/>
        </w:numPr>
      </w:pPr>
      <w:r>
        <w:t>After you enter the device details, s</w:t>
      </w:r>
      <w:r w:rsidR="001A54CA">
        <w:t>ave the file.</w:t>
      </w:r>
    </w:p>
    <w:p w14:paraId="6A963275" w14:textId="77777777" w:rsidR="001A54CA" w:rsidRDefault="001A54CA" w:rsidP="00780668">
      <w:pPr>
        <w:pStyle w:val="BodyText2"/>
        <w:numPr>
          <w:ilvl w:val="1"/>
          <w:numId w:val="34"/>
        </w:numPr>
      </w:pPr>
      <w:r>
        <w:t xml:space="preserve">Click </w:t>
      </w:r>
      <w:r w:rsidRPr="007C5C1E">
        <w:rPr>
          <w:b/>
          <w:bCs/>
        </w:rPr>
        <w:t>SELECT FILE</w:t>
      </w:r>
      <w:r>
        <w:t xml:space="preserve"> to upload the file</w:t>
      </w:r>
      <w:r w:rsidR="008A3C60">
        <w:t xml:space="preserve"> with all the details</w:t>
      </w:r>
      <w:r>
        <w:t>.</w:t>
      </w:r>
    </w:p>
    <w:p w14:paraId="1F1A90FE" w14:textId="77777777" w:rsidR="001A54CA" w:rsidRDefault="001A54CA" w:rsidP="00DC39E0">
      <w:pPr>
        <w:pStyle w:val="BodyText2"/>
        <w:numPr>
          <w:ilvl w:val="0"/>
          <w:numId w:val="34"/>
        </w:numPr>
      </w:pPr>
      <w:r>
        <w:t xml:space="preserve">Click </w:t>
      </w:r>
      <w:r w:rsidRPr="007C5C1E">
        <w:rPr>
          <w:b/>
          <w:bCs/>
        </w:rPr>
        <w:t>SUBMIT</w:t>
      </w:r>
      <w:r>
        <w:t>.</w:t>
      </w:r>
      <w:r w:rsidR="007E333A">
        <w:t xml:space="preserve"> A unique transaction ID is assigned to the uploaded stock.</w:t>
      </w:r>
    </w:p>
    <w:p w14:paraId="5939159F" w14:textId="77777777" w:rsidR="00505D26" w:rsidRDefault="00505D26" w:rsidP="00A119B1">
      <w:pPr>
        <w:pStyle w:val="BodyText2"/>
        <w:ind w:left="360"/>
      </w:pPr>
    </w:p>
    <w:p w14:paraId="7DFF5B2F" w14:textId="77777777" w:rsidR="00505D26" w:rsidRDefault="00505D26" w:rsidP="00A119B1">
      <w:pPr>
        <w:pStyle w:val="BodyText2"/>
        <w:ind w:left="360"/>
      </w:pPr>
    </w:p>
    <w:p w14:paraId="485A25E4" w14:textId="77777777" w:rsidR="00C24A9A" w:rsidRDefault="00C2306E" w:rsidP="00A119B1">
      <w:pPr>
        <w:pStyle w:val="BodyText2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CCC6E4" wp14:editId="5AFECC15">
                <wp:simplePos x="0" y="0"/>
                <wp:positionH relativeFrom="column">
                  <wp:posOffset>91712</wp:posOffset>
                </wp:positionH>
                <wp:positionV relativeFrom="paragraph">
                  <wp:posOffset>289651</wp:posOffset>
                </wp:positionV>
                <wp:extent cx="5265964" cy="1722664"/>
                <wp:effectExtent l="0" t="0" r="11430" b="11430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964" cy="17226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F45F9" id="Rectangle 267" o:spid="_x0000_s1026" style="position:absolute;margin-left:7.2pt;margin-top:22.8pt;width:414.65pt;height:135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" filled="f" strokecolor="black [3213]" strokeweight="1pt"/>
            </w:pict>
          </mc:Fallback>
        </mc:AlternateContent>
      </w:r>
      <w:r w:rsidR="00C24A9A">
        <w:t xml:space="preserve">The uploaded stock appears </w:t>
      </w:r>
      <w:r w:rsidR="006B304F">
        <w:t xml:space="preserve">on top </w:t>
      </w:r>
      <w:r w:rsidR="00C24A9A">
        <w:t>o</w:t>
      </w:r>
      <w:r w:rsidR="006B304F">
        <w:t>f</w:t>
      </w:r>
      <w:r w:rsidR="00C24A9A">
        <w:t xml:space="preserve"> the </w:t>
      </w:r>
      <w:r w:rsidR="00DB7910" w:rsidRPr="00DB7910">
        <w:rPr>
          <w:b/>
          <w:bCs/>
        </w:rPr>
        <w:t>Stock Management</w:t>
      </w:r>
      <w:r w:rsidR="00DB7910">
        <w:t xml:space="preserve"> page</w:t>
      </w:r>
      <w:r w:rsidR="00C24A9A">
        <w:t>.</w:t>
      </w:r>
    </w:p>
    <w:p w14:paraId="456C7392" w14:textId="2B7AE20D" w:rsidR="00C24A9A" w:rsidRDefault="00CB260D" w:rsidP="00C2306E">
      <w:pPr>
        <w:pStyle w:val="BodyText2"/>
        <w:ind w:left="142"/>
        <w:jc w:val="center"/>
      </w:pPr>
      <w:r>
        <w:rPr>
          <w:noProof/>
        </w:rPr>
        <w:drawing>
          <wp:inline distT="0" distB="0" distL="0" distR="0" wp14:anchorId="243EC8AB" wp14:editId="2BC2D286">
            <wp:extent cx="5278755" cy="1726565"/>
            <wp:effectExtent l="0" t="0" r="0" b="698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7669" w14:textId="77777777" w:rsidR="00EE7A3F" w:rsidRDefault="00DB7910" w:rsidP="007E53B8">
      <w:pPr>
        <w:pStyle w:val="FigureCaption"/>
      </w:pPr>
      <w:bookmarkStart w:id="367" w:name="_Toc444535273"/>
      <w:r>
        <w:t xml:space="preserve">Figure </w:t>
      </w:r>
      <w:r w:rsidR="001D383C">
        <w:t>21</w:t>
      </w:r>
      <w:r>
        <w:t>: Stock Management</w:t>
      </w:r>
      <w:bookmarkEnd w:id="367"/>
    </w:p>
    <w:p w14:paraId="7CBD9A32" w14:textId="77777777" w:rsidR="00EE7A3F" w:rsidRDefault="00EE7A3F" w:rsidP="00EE7A3F">
      <w:pPr>
        <w:pStyle w:val="BodyText2"/>
        <w:ind w:left="360"/>
      </w:pPr>
      <w:r>
        <w:t xml:space="preserve">For each stock uploaded, the following columns are seen on the </w:t>
      </w:r>
      <w:r w:rsidRPr="00DB7910">
        <w:rPr>
          <w:b/>
          <w:bCs/>
        </w:rPr>
        <w:t>Stock Management</w:t>
      </w:r>
      <w:r>
        <w:t xml:space="preserve">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24A9A" w:rsidRPr="003D50EC" w14:paraId="318270B2" w14:textId="77777777" w:rsidTr="00DF1689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10D15A57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4A837DEB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24A9A" w:rsidRPr="003D50EC" w14:paraId="5CDA050D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42A2BB6" w14:textId="77777777" w:rsidR="00C24A9A" w:rsidRPr="00B708C5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10DBD729" w14:textId="77777777" w:rsidR="00C24A9A" w:rsidRPr="00B708C5" w:rsidRDefault="00C24A9A" w:rsidP="0063650F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Date of </w:t>
            </w:r>
            <w:r w:rsidR="0063650F">
              <w:t xml:space="preserve">uploading </w:t>
            </w:r>
            <w:r>
              <w:t xml:space="preserve">the </w:t>
            </w:r>
            <w:r w:rsidR="008804F6">
              <w:t>stock</w:t>
            </w:r>
            <w:r>
              <w:t xml:space="preserve"> in the system.</w:t>
            </w:r>
          </w:p>
        </w:tc>
      </w:tr>
      <w:tr w:rsidR="00C24A9A" w:rsidRPr="003D50EC" w14:paraId="02382450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300B6AA" w14:textId="77777777" w:rsidR="00C24A9A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lastRenderedPageBreak/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3D6C63A9" w14:textId="77777777" w:rsidR="00C24A9A" w:rsidRDefault="00C24A9A" w:rsidP="00DF1689">
            <w:pPr>
              <w:pStyle w:val="BodyText2"/>
            </w:pPr>
            <w:r>
              <w:t xml:space="preserve">This is an automatically generated ID </w:t>
            </w:r>
            <w:r w:rsidR="008804F6">
              <w:t>that helps in identifying and tracking stock</w:t>
            </w:r>
            <w:r>
              <w:t>.</w:t>
            </w:r>
          </w:p>
        </w:tc>
      </w:tr>
      <w:tr w:rsidR="00C24A9A" w:rsidRPr="003D50EC" w14:paraId="6E5537FA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ED5C357" w14:textId="77777777" w:rsidR="00C24A9A" w:rsidRPr="00B708C5" w:rsidRDefault="00C24A9A" w:rsidP="00DF1689">
            <w:pPr>
              <w:pStyle w:val="BodyText2"/>
            </w:pPr>
            <w:r>
              <w:t>Supplier Name</w:t>
            </w:r>
          </w:p>
        </w:tc>
        <w:tc>
          <w:tcPr>
            <w:tcW w:w="4979" w:type="dxa"/>
            <w:shd w:val="clear" w:color="auto" w:fill="auto"/>
          </w:tcPr>
          <w:p w14:paraId="29B3B5E1" w14:textId="77777777" w:rsidR="00C24A9A" w:rsidRPr="00B708C5" w:rsidRDefault="00C24A9A" w:rsidP="00DF1689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This is the name of the supplier of the </w:t>
            </w:r>
            <w:r w:rsidR="00EE7A3F">
              <w:t>stock</w:t>
            </w:r>
            <w:r>
              <w:t>.</w:t>
            </w:r>
          </w:p>
        </w:tc>
      </w:tr>
      <w:tr w:rsidR="00C24A9A" w:rsidRPr="003D50EC" w14:paraId="13872062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6515759" w14:textId="77777777" w:rsidR="00C24A9A" w:rsidRDefault="00C24A9A" w:rsidP="00DF1689">
            <w:pPr>
              <w:pStyle w:val="BodyText2"/>
            </w:pPr>
            <w:r>
              <w:t>File Name</w:t>
            </w:r>
          </w:p>
        </w:tc>
        <w:tc>
          <w:tcPr>
            <w:tcW w:w="4979" w:type="dxa"/>
            <w:shd w:val="clear" w:color="auto" w:fill="auto"/>
          </w:tcPr>
          <w:p w14:paraId="0990CFF8" w14:textId="77777777" w:rsidR="00C24A9A" w:rsidRDefault="008804F6" w:rsidP="00DF1689">
            <w:pPr>
              <w:pStyle w:val="BodyText2"/>
            </w:pPr>
            <w:r>
              <w:t>Name of the stock file.</w:t>
            </w:r>
          </w:p>
        </w:tc>
      </w:tr>
      <w:tr w:rsidR="00C24A9A" w:rsidRPr="003D50EC" w14:paraId="31DF6475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1F2076C" w14:textId="77777777" w:rsidR="00C24A9A" w:rsidRPr="003D50EC" w:rsidRDefault="000444D1" w:rsidP="00DF1689">
            <w:pPr>
              <w:pStyle w:val="BodyText2"/>
            </w:pPr>
            <w:r w:rsidRPr="00B748D2">
              <w:t xml:space="preserve">Stock </w:t>
            </w:r>
            <w:r w:rsidR="00C24A9A" w:rsidRPr="00B748D2">
              <w:t>Status</w:t>
            </w:r>
          </w:p>
        </w:tc>
        <w:tc>
          <w:tcPr>
            <w:tcW w:w="4979" w:type="dxa"/>
            <w:shd w:val="clear" w:color="auto" w:fill="auto"/>
          </w:tcPr>
          <w:p w14:paraId="7D13A06F" w14:textId="77777777" w:rsidR="00C24A9A" w:rsidRDefault="00C24A9A" w:rsidP="00DF1689">
            <w:pPr>
              <w:pStyle w:val="BodyText2"/>
            </w:pPr>
            <w:r>
              <w:t xml:space="preserve">The </w:t>
            </w:r>
            <w:r w:rsidR="007E333A">
              <w:t>uploaded stock</w:t>
            </w:r>
            <w:r>
              <w:t xml:space="preserve"> goes through different status modes. </w:t>
            </w:r>
          </w:p>
          <w:p w14:paraId="74FEB93C" w14:textId="77777777" w:rsidR="00C24A9A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</w:t>
            </w:r>
            <w:r w:rsidR="00C24A9A">
              <w:t xml:space="preserve">: When </w:t>
            </w:r>
            <w:r w:rsidR="007E333A">
              <w:t>the stock is uploaded,</w:t>
            </w:r>
            <w:r w:rsidR="00C24A9A">
              <w:t xml:space="preserve"> its status is </w:t>
            </w:r>
            <w:r w:rsidRPr="003C68FE">
              <w:rPr>
                <w:b/>
                <w:bCs/>
              </w:rPr>
              <w:t>New</w:t>
            </w:r>
            <w:r w:rsidR="00C24A9A">
              <w:t>.</w:t>
            </w:r>
          </w:p>
          <w:p w14:paraId="6B1516D3" w14:textId="77777777" w:rsidR="00C24A9A" w:rsidRDefault="00C24A9A" w:rsidP="00E53832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Processing: The </w:t>
            </w:r>
            <w:r w:rsidR="007E333A">
              <w:t>stock is processed and validated</w:t>
            </w:r>
            <w:r>
              <w:t>.</w:t>
            </w:r>
            <w:r w:rsidR="007E333A">
              <w:t xml:space="preserve"> The status changes to </w:t>
            </w:r>
            <w:r w:rsidR="007E333A" w:rsidRPr="0030118C">
              <w:rPr>
                <w:b/>
                <w:bCs/>
              </w:rPr>
              <w:t>Processing</w:t>
            </w:r>
            <w:r w:rsidR="007E333A">
              <w:t>.</w:t>
            </w:r>
          </w:p>
          <w:p w14:paraId="23198960" w14:textId="77777777" w:rsidR="00C24A9A" w:rsidRPr="00923F72" w:rsidRDefault="00DD395E" w:rsidP="00E40E9F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 xml:space="preserve">Rejected by System If the stock does not have valid information, an error file is generated. The </w:t>
            </w:r>
            <w:r w:rsidR="00BF2AEA">
              <w:t>Distributor</w:t>
            </w:r>
            <w:r>
              <w:t xml:space="preserve"> can view the file and fix the errors in the </w:t>
            </w:r>
            <w:r w:rsidR="001C2891">
              <w:t>stock</w:t>
            </w:r>
            <w:r>
              <w:t>.</w:t>
            </w:r>
          </w:p>
          <w:p w14:paraId="25B7F0EF" w14:textId="77777777" w:rsidR="007C5C1E" w:rsidRDefault="007C5C1E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Approval</w:t>
            </w:r>
            <w:r w:rsidR="00865F6C">
              <w:t xml:space="preserve"> Pending</w:t>
            </w:r>
            <w:r>
              <w:t xml:space="preserve"> </w:t>
            </w:r>
            <w:r w:rsidR="00865F6C">
              <w:t>by CEIR Admin</w:t>
            </w:r>
            <w:r>
              <w:t>: The uploaded</w:t>
            </w:r>
            <w:r w:rsidR="008124E8">
              <w:t xml:space="preserve"> stock</w:t>
            </w:r>
            <w:r>
              <w:t xml:space="preserve"> is available for review by the CEIR </w:t>
            </w:r>
            <w:r w:rsidR="003935C8">
              <w:t>administrator</w:t>
            </w:r>
            <w:r>
              <w:t>.</w:t>
            </w:r>
          </w:p>
          <w:p w14:paraId="1CA2B820" w14:textId="77777777" w:rsidR="00865F6C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Approved by CEIR Admin</w:t>
            </w:r>
            <w:r w:rsidR="00505D26">
              <w:t>: The stock is approved by the CEIR administrator.</w:t>
            </w:r>
          </w:p>
          <w:p w14:paraId="297E590D" w14:textId="77777777" w:rsidR="003C68FE" w:rsidRPr="00923F72" w:rsidRDefault="003C68FE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23F72">
              <w:t xml:space="preserve">Rejected by CEIR Admin: The CEIR administrator reviews the details and rejects the stock if there is a problem. </w:t>
            </w:r>
          </w:p>
          <w:p w14:paraId="6F2B0EC1" w14:textId="77777777" w:rsidR="003C68FE" w:rsidRPr="001267E7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</w:pPr>
            <w:r w:rsidRPr="001267E7">
              <w:t>Withdrawn by User</w:t>
            </w:r>
            <w:r w:rsidR="008124E8" w:rsidRPr="001267E7">
              <w:t xml:space="preserve">: </w:t>
            </w:r>
            <w:r w:rsidR="001267E7" w:rsidRPr="001267E7">
              <w:t>The user withdraw</w:t>
            </w:r>
            <w:r w:rsidR="00505D26">
              <w:t>s</w:t>
            </w:r>
            <w:r w:rsidR="001267E7" w:rsidRPr="001267E7">
              <w:t xml:space="preserve"> stock if there is any problem.</w:t>
            </w:r>
          </w:p>
          <w:p w14:paraId="61E1E372" w14:textId="77777777" w:rsidR="00865F6C" w:rsidRPr="003D50EC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1267E7">
              <w:t>Withdrawn by CEIR Admin</w:t>
            </w:r>
            <w:r w:rsidR="001267E7" w:rsidRPr="001267E7">
              <w:t>: The CEIR administrator can withdraw stock.</w:t>
            </w:r>
          </w:p>
        </w:tc>
      </w:tr>
      <w:tr w:rsidR="00C24A9A" w:rsidRPr="003D50EC" w14:paraId="5BD87E00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21DA063" w14:textId="77777777" w:rsidR="00C24A9A" w:rsidRPr="003D50EC" w:rsidRDefault="00C24A9A" w:rsidP="00DF1689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t>Quantity</w:t>
            </w:r>
          </w:p>
        </w:tc>
        <w:tc>
          <w:tcPr>
            <w:tcW w:w="4979" w:type="dxa"/>
            <w:shd w:val="clear" w:color="auto" w:fill="auto"/>
          </w:tcPr>
          <w:p w14:paraId="259EE589" w14:textId="521657E6" w:rsidR="00C24A9A" w:rsidRPr="003D50EC" w:rsidRDefault="00C24A9A" w:rsidP="00DF1689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 xml:space="preserve">This is the number of </w:t>
            </w:r>
            <w:r w:rsidR="005659A3">
              <w:t>IMEIs</w:t>
            </w:r>
            <w:r>
              <w:t xml:space="preserve"> </w:t>
            </w:r>
            <w:del w:id="368" w:author="gaurav" w:date="2021-06-02T18:21:00Z">
              <w:r w:rsidR="003C68FE" w:rsidDel="007609C8">
                <w:delText xml:space="preserve">or MEIDs or ESNs </w:delText>
              </w:r>
            </w:del>
            <w:r>
              <w:t xml:space="preserve">in the </w:t>
            </w:r>
            <w:r w:rsidR="008804F6">
              <w:t>stock</w:t>
            </w:r>
            <w:r>
              <w:t>.</w:t>
            </w:r>
          </w:p>
        </w:tc>
      </w:tr>
      <w:tr w:rsidR="00C24A9A" w:rsidRPr="003D50EC" w14:paraId="1D697DE0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B66BFE9" w14:textId="77777777" w:rsidR="00C24A9A" w:rsidRDefault="00C24A9A" w:rsidP="00DF1689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4FDD156D" w14:textId="77777777" w:rsidR="00C24A9A" w:rsidRDefault="00C24A9A" w:rsidP="00DF1689">
            <w:pPr>
              <w:pStyle w:val="BodyText2"/>
            </w:pPr>
            <w:r>
              <w:t xml:space="preserve">This displays different actions that can be performed on the </w:t>
            </w:r>
            <w:r w:rsidR="00145467">
              <w:t>stock</w:t>
            </w:r>
            <w:r>
              <w:t>.</w:t>
            </w:r>
          </w:p>
          <w:p w14:paraId="6F8BD0E2" w14:textId="77777777" w:rsidR="00C24A9A" w:rsidRDefault="005659A3" w:rsidP="00DC39E0">
            <w:pPr>
              <w:pStyle w:val="BodyText2"/>
              <w:numPr>
                <w:ilvl w:val="0"/>
                <w:numId w:val="25"/>
              </w:numPr>
            </w:pPr>
            <w:r>
              <w:lastRenderedPageBreak/>
              <w:t>Error</w:t>
            </w:r>
            <w:r w:rsidR="00C24A9A"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5F3BA02F" wp14:editId="0D7D01FF">
                  <wp:extent cx="164017" cy="164017"/>
                  <wp:effectExtent l="0" t="0" r="7620" b="7620"/>
                  <wp:docPr id="474" name="Pictur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4A9A">
              <w:t xml:space="preserve">: This is seen when there is an error file generated because of invalid information. </w:t>
            </w:r>
            <w:r w:rsidR="00145467">
              <w:t>Click on it to view the error file.</w:t>
            </w:r>
          </w:p>
          <w:p w14:paraId="61D96995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Download </w:t>
            </w:r>
            <w:r w:rsidR="009F4201">
              <w:rPr>
                <w:noProof/>
              </w:rPr>
              <w:drawing>
                <wp:inline distT="0" distB="0" distL="0" distR="0" wp14:anchorId="0FC23BBA" wp14:editId="297A08DE">
                  <wp:extent cx="207309" cy="207309"/>
                  <wp:effectExtent l="0" t="0" r="2540" b="2540"/>
                  <wp:docPr id="475" name="Picture 475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download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3" cy="2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take a dump of the </w:t>
            </w:r>
            <w:r w:rsidR="00145467">
              <w:t>stock</w:t>
            </w:r>
            <w:r>
              <w:t xml:space="preserve"> that is uploaded to the system.</w:t>
            </w:r>
          </w:p>
          <w:p w14:paraId="6CB46027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49B2EC43" wp14:editId="701EA858">
                  <wp:extent cx="154558" cy="15455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 xml:space="preserve">. </w:t>
            </w:r>
          </w:p>
          <w:p w14:paraId="5ED9AF01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Edit </w:t>
            </w:r>
            <w:r w:rsidR="009F4201">
              <w:rPr>
                <w:noProof/>
              </w:rPr>
              <w:drawing>
                <wp:inline distT="0" distB="0" distL="0" distR="0" wp14:anchorId="632D2849" wp14:editId="566F5D26">
                  <wp:extent cx="136800" cy="136800"/>
                  <wp:effectExtent l="0" t="0" r="0" b="0"/>
                  <wp:docPr id="476" name="Picture 47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modify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>.</w:t>
            </w:r>
          </w:p>
          <w:p w14:paraId="242394C9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  <w:rPr>
                <w:ins w:id="369" w:author="gaurav" w:date="2021-06-02T18:21:00Z"/>
              </w:rPr>
            </w:pPr>
            <w:r>
              <w:t>Delete</w:t>
            </w:r>
            <w:r w:rsidR="009F4201">
              <w:rPr>
                <w:noProof/>
              </w:rPr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09555279" wp14:editId="2949B35E">
                  <wp:extent cx="185681" cy="185681"/>
                  <wp:effectExtent l="0" t="0" r="5080" b="5080"/>
                  <wp:docPr id="477" name="Picture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delete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delete the </w:t>
            </w:r>
            <w:r w:rsidR="00EE7A3F">
              <w:t xml:space="preserve">uploaded </w:t>
            </w:r>
            <w:r w:rsidR="00145467">
              <w:t>stock</w:t>
            </w:r>
            <w:r>
              <w:t>.</w:t>
            </w:r>
          </w:p>
          <w:p w14:paraId="601B967F" w14:textId="040FBBBD" w:rsidR="007609C8" w:rsidRDefault="007609C8" w:rsidP="00DC39E0">
            <w:pPr>
              <w:pStyle w:val="BodyText2"/>
              <w:numPr>
                <w:ilvl w:val="0"/>
                <w:numId w:val="25"/>
              </w:numPr>
            </w:pPr>
            <w:ins w:id="370" w:author="gaurav" w:date="2021-06-02T18:21:00Z">
              <w:r>
                <w:t xml:space="preserve">History </w:t>
              </w:r>
              <w:r>
                <w:rPr>
                  <w:noProof/>
                </w:rPr>
                <w:drawing>
                  <wp:inline distT="0" distB="0" distL="0" distR="0" wp14:anchorId="6AA205EB" wp14:editId="64C9F46A">
                    <wp:extent cx="190500" cy="228600"/>
                    <wp:effectExtent l="0" t="0" r="0" b="0"/>
                    <wp:docPr id="144" name="Picture 14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6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0500" cy="2286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>
                <w:t>: This is used to view the transaction history of the consignment.</w:t>
              </w:r>
            </w:ins>
          </w:p>
        </w:tc>
      </w:tr>
    </w:tbl>
    <w:p w14:paraId="33366C63" w14:textId="77777777" w:rsidR="004E54AD" w:rsidRDefault="004E54AD" w:rsidP="005E4CC1">
      <w:pPr>
        <w:pStyle w:val="BodyText2"/>
      </w:pPr>
    </w:p>
    <w:p w14:paraId="49E8EC07" w14:textId="77777777" w:rsidR="004E54AD" w:rsidRPr="00934D4F" w:rsidRDefault="004E54AD" w:rsidP="005E4CC1">
      <w:pPr>
        <w:pStyle w:val="BodyText2"/>
      </w:pPr>
    </w:p>
    <w:p w14:paraId="07B3AF20" w14:textId="77777777" w:rsidR="0064671F" w:rsidRDefault="0064671F" w:rsidP="0064671F">
      <w:pPr>
        <w:pStyle w:val="Heading2"/>
      </w:pPr>
      <w:bookmarkStart w:id="371" w:name="_Toc31900109"/>
      <w:bookmarkStart w:id="372" w:name="_Toc31900176"/>
      <w:bookmarkStart w:id="373" w:name="_Toc31900298"/>
      <w:bookmarkStart w:id="374" w:name="_Toc73692654"/>
      <w:r>
        <w:t>Edit Stock</w:t>
      </w:r>
      <w:bookmarkEnd w:id="371"/>
      <w:bookmarkEnd w:id="372"/>
      <w:bookmarkEnd w:id="373"/>
      <w:bookmarkEnd w:id="374"/>
    </w:p>
    <w:p w14:paraId="1352054B" w14:textId="77777777" w:rsidR="000A33ED" w:rsidRDefault="00BF2AEA" w:rsidP="0064671F">
      <w:pPr>
        <w:pStyle w:val="BodyText2"/>
      </w:pPr>
      <w:r>
        <w:t>Distributor</w:t>
      </w:r>
      <w:r w:rsidR="00976ADF">
        <w:t>s c</w:t>
      </w:r>
      <w:r w:rsidR="000A33ED">
        <w:t xml:space="preserve">an modify the uploaded stock. </w:t>
      </w:r>
    </w:p>
    <w:p w14:paraId="4CA1B73B" w14:textId="77777777" w:rsidR="000A33ED" w:rsidRPr="000A33ED" w:rsidRDefault="000A33ED" w:rsidP="0064671F">
      <w:pPr>
        <w:pStyle w:val="BodyText2"/>
        <w:rPr>
          <w:u w:val="single"/>
        </w:rPr>
      </w:pPr>
      <w:r w:rsidRPr="000A33ED">
        <w:rPr>
          <w:u w:val="single"/>
        </w:rPr>
        <w:t>To edit stock:</w:t>
      </w:r>
    </w:p>
    <w:p w14:paraId="72FF39FB" w14:textId="77777777" w:rsidR="000A33ED" w:rsidRDefault="0064671F" w:rsidP="00DC39E0">
      <w:pPr>
        <w:pStyle w:val="BodyText2"/>
        <w:numPr>
          <w:ilvl w:val="0"/>
          <w:numId w:val="38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 w:rsidR="00044BAF">
        <w:rPr>
          <w:b/>
          <w:bCs/>
          <w:noProof/>
        </w:rPr>
        <w:drawing>
          <wp:inline distT="0" distB="0" distL="0" distR="0" wp14:anchorId="0B72D499" wp14:editId="4F52B4F1">
            <wp:extent cx="120948" cy="120948"/>
            <wp:effectExtent l="0" t="0" r="0" b="0"/>
            <wp:docPr id="266" name="Picture 26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 w:rsidR="000A33ED">
        <w:rPr>
          <w:b/>
          <w:bCs/>
        </w:rPr>
        <w:t xml:space="preserve"> </w:t>
      </w:r>
      <w:r w:rsidR="000A33ED" w:rsidRPr="00166A7A">
        <w:t>against the stock entry</w:t>
      </w:r>
      <w:r w:rsidR="00166A7A">
        <w:t xml:space="preserve"> to be modified</w:t>
      </w:r>
      <w:r w:rsidRPr="00166A7A">
        <w:t>.</w:t>
      </w:r>
      <w:r>
        <w:t xml:space="preserve"> </w:t>
      </w:r>
    </w:p>
    <w:p w14:paraId="4460536F" w14:textId="52E94B17" w:rsidR="000A33ED" w:rsidRDefault="00415414" w:rsidP="00A721CC">
      <w:pPr>
        <w:pStyle w:val="BodyText2"/>
        <w:ind w:left="567" w:hanging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E4D97E1" wp14:editId="2101793D">
                <wp:simplePos x="0" y="0"/>
                <wp:positionH relativeFrom="column">
                  <wp:posOffset>4867819</wp:posOffset>
                </wp:positionH>
                <wp:positionV relativeFrom="paragraph">
                  <wp:posOffset>1474378</wp:posOffset>
                </wp:positionV>
                <wp:extent cx="171450" cy="865415"/>
                <wp:effectExtent l="0" t="0" r="19050" b="1143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86541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45CBC" id="Rectangle 463" o:spid="_x0000_s1026" style="position:absolute;margin-left:383.3pt;margin-top:116.1pt;width:13.5pt;height:68.1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" filled="f" strokecolor="#ffc000 [3207]" strokeweight="2pt"/>
            </w:pict>
          </mc:Fallback>
        </mc:AlternateContent>
      </w:r>
      <w:r w:rsidR="00A721C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F466B5" wp14:editId="6599B708">
                <wp:simplePos x="0" y="0"/>
                <wp:positionH relativeFrom="column">
                  <wp:posOffset>271326</wp:posOffset>
                </wp:positionH>
                <wp:positionV relativeFrom="paragraph">
                  <wp:posOffset>12972</wp:posOffset>
                </wp:positionV>
                <wp:extent cx="5290458" cy="2343150"/>
                <wp:effectExtent l="0" t="0" r="24765" b="1905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0458" cy="2343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5898F" id="Rectangle 269" o:spid="_x0000_s1026" style="position:absolute;margin-left:21.35pt;margin-top:1pt;width:416.55pt;height:18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562F7D" wp14:editId="0C3A3A9D">
            <wp:extent cx="5278755" cy="2384425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AFE7" w14:textId="77777777" w:rsidR="00DB7910" w:rsidRDefault="00DB7910" w:rsidP="007E53B8">
      <w:pPr>
        <w:pStyle w:val="FigureCaption"/>
      </w:pPr>
      <w:bookmarkStart w:id="375" w:name="_Toc444535274"/>
      <w:r>
        <w:lastRenderedPageBreak/>
        <w:t xml:space="preserve">Figure </w:t>
      </w:r>
      <w:r w:rsidR="001D383C">
        <w:t>22</w:t>
      </w:r>
      <w:r>
        <w:t>: Stock Management</w:t>
      </w:r>
      <w:bookmarkEnd w:id="375"/>
    </w:p>
    <w:p w14:paraId="1101FDF3" w14:textId="77777777" w:rsidR="0064671F" w:rsidRDefault="00780668" w:rsidP="000A33ED">
      <w:pPr>
        <w:pStyle w:val="BodyText2"/>
        <w:ind w:left="567"/>
      </w:pPr>
      <w:r>
        <w:t>The</w:t>
      </w:r>
      <w:r w:rsidR="0064671F">
        <w:t xml:space="preserve"> </w:t>
      </w:r>
      <w:r w:rsidR="0064671F" w:rsidRPr="00251CED">
        <w:rPr>
          <w:b/>
          <w:bCs/>
        </w:rPr>
        <w:t xml:space="preserve">Edit </w:t>
      </w:r>
      <w:r w:rsidR="00A14DEC">
        <w:rPr>
          <w:b/>
          <w:bCs/>
        </w:rPr>
        <w:t>Stock</w:t>
      </w:r>
      <w:r w:rsidR="0064671F">
        <w:t xml:space="preserve"> page</w:t>
      </w:r>
      <w:r>
        <w:t xml:space="preserve"> appears</w:t>
      </w:r>
      <w:r w:rsidR="0064671F">
        <w:t>.</w:t>
      </w:r>
    </w:p>
    <w:p w14:paraId="1477FC44" w14:textId="084A5D48" w:rsidR="002151B2" w:rsidRDefault="00415414" w:rsidP="000A33ED">
      <w:pPr>
        <w:pStyle w:val="BodyText2"/>
        <w:ind w:left="567"/>
        <w:jc w:val="center"/>
      </w:pPr>
      <w:r>
        <w:rPr>
          <w:noProof/>
        </w:rPr>
        <w:drawing>
          <wp:inline distT="0" distB="0" distL="0" distR="0" wp14:anchorId="27E940DD" wp14:editId="68115F8A">
            <wp:extent cx="5278755" cy="2799715"/>
            <wp:effectExtent l="0" t="0" r="0" b="635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7DE4" w14:textId="77777777" w:rsidR="0064671F" w:rsidRDefault="0064671F" w:rsidP="007E53B8">
      <w:pPr>
        <w:pStyle w:val="FigureCaption"/>
      </w:pPr>
      <w:bookmarkStart w:id="376" w:name="_Toc444535275"/>
      <w:r>
        <w:t xml:space="preserve">Figure </w:t>
      </w:r>
      <w:r w:rsidR="001D383C">
        <w:t>23</w:t>
      </w:r>
      <w:r>
        <w:t xml:space="preserve">: Edit </w:t>
      </w:r>
      <w:r w:rsidR="00A14DEC">
        <w:t>Stock</w:t>
      </w:r>
      <w:bookmarkEnd w:id="376"/>
      <w:r>
        <w:t xml:space="preserve"> </w:t>
      </w:r>
    </w:p>
    <w:p w14:paraId="058B6EB8" w14:textId="77777777" w:rsidR="00166A7A" w:rsidRDefault="00166A7A" w:rsidP="00DC39E0">
      <w:pPr>
        <w:pStyle w:val="BodyText2"/>
        <w:numPr>
          <w:ilvl w:val="0"/>
          <w:numId w:val="38"/>
        </w:numPr>
      </w:pPr>
      <w:r>
        <w:t xml:space="preserve">Make </w:t>
      </w:r>
      <w:r w:rsidR="0064671F">
        <w:t>the required changes</w:t>
      </w:r>
      <w:r>
        <w:t>.</w:t>
      </w:r>
    </w:p>
    <w:p w14:paraId="512348FB" w14:textId="77777777" w:rsidR="0064671F" w:rsidRDefault="00166A7A" w:rsidP="00DC39E0">
      <w:pPr>
        <w:pStyle w:val="BodyText2"/>
        <w:numPr>
          <w:ilvl w:val="0"/>
          <w:numId w:val="38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UPDATE</w:t>
      </w:r>
      <w:r w:rsidR="0064671F">
        <w:t>.</w:t>
      </w:r>
    </w:p>
    <w:p w14:paraId="4ECBB914" w14:textId="77777777" w:rsidR="0064671F" w:rsidRDefault="0064671F" w:rsidP="0064671F">
      <w:pPr>
        <w:pStyle w:val="Heading2"/>
      </w:pPr>
      <w:bookmarkStart w:id="377" w:name="_Toc31900110"/>
      <w:bookmarkStart w:id="378" w:name="_Toc31900177"/>
      <w:bookmarkStart w:id="379" w:name="_Toc31900299"/>
      <w:bookmarkStart w:id="380" w:name="_Toc73692655"/>
      <w:r>
        <w:t xml:space="preserve">Filter </w:t>
      </w:r>
      <w:r w:rsidR="00A14DEC">
        <w:t>Stock</w:t>
      </w:r>
      <w:bookmarkEnd w:id="377"/>
      <w:bookmarkEnd w:id="378"/>
      <w:bookmarkEnd w:id="379"/>
      <w:bookmarkEnd w:id="380"/>
    </w:p>
    <w:p w14:paraId="78880FFA" w14:textId="77777777" w:rsidR="0064671F" w:rsidRDefault="00BF2AEA" w:rsidP="0064671F">
      <w:pPr>
        <w:pStyle w:val="BodyText2"/>
      </w:pPr>
      <w:r>
        <w:t>Distributor</w:t>
      </w:r>
      <w:r w:rsidR="00976ADF">
        <w:t>s c</w:t>
      </w:r>
      <w:r w:rsidR="0064671F">
        <w:t xml:space="preserve">an view </w:t>
      </w:r>
      <w:r w:rsidR="006D43DC">
        <w:t>selective</w:t>
      </w:r>
      <w:r w:rsidR="0064671F">
        <w:t xml:space="preserve"> </w:t>
      </w:r>
      <w:r w:rsidR="00A14DEC">
        <w:t>stock</w:t>
      </w:r>
      <w:r w:rsidR="0064671F">
        <w:t xml:space="preserve"> </w:t>
      </w:r>
      <w:r w:rsidR="006D43DC">
        <w:t xml:space="preserve">by </w:t>
      </w:r>
      <w:r w:rsidR="0064671F">
        <w:t xml:space="preserve">defining </w:t>
      </w:r>
      <w:r w:rsidR="006D43DC">
        <w:t xml:space="preserve">specific </w:t>
      </w:r>
      <w:r w:rsidR="00EE7A3F">
        <w:t>values in the listed fields</w:t>
      </w:r>
      <w:r w:rsidR="0064671F">
        <w:t>.</w:t>
      </w:r>
      <w:r w:rsidR="00EE7A3F">
        <w:t xml:space="preserve"> For example, </w:t>
      </w:r>
      <w:r>
        <w:t>Distributor</w:t>
      </w:r>
      <w:r w:rsidR="00976ADF">
        <w:t>s</w:t>
      </w:r>
      <w:r w:rsidR="00EE7A3F">
        <w:t xml:space="preserve"> can view all the stock that is in the processing status</w:t>
      </w:r>
      <w:r w:rsidR="006C5568">
        <w:t xml:space="preserve"> or the</w:t>
      </w:r>
      <w:r w:rsidR="00DB7910">
        <w:t xml:space="preserve"> stock that is pending</w:t>
      </w:r>
      <w:r w:rsidR="006C5568">
        <w:t xml:space="preserve"> for</w:t>
      </w:r>
      <w:r w:rsidR="00DB7910">
        <w:t xml:space="preserve"> </w:t>
      </w:r>
      <w:r w:rsidR="00CC4FBE">
        <w:t xml:space="preserve">approval </w:t>
      </w:r>
      <w:r w:rsidR="00DB7910">
        <w:t>by the CEIR authority.</w:t>
      </w:r>
      <w:r w:rsidR="00976ADF">
        <w:t xml:space="preserve"> </w:t>
      </w:r>
    </w:p>
    <w:p w14:paraId="16D9D040" w14:textId="77777777" w:rsidR="0064671F" w:rsidRDefault="00DB7910" w:rsidP="0064671F">
      <w:pPr>
        <w:pStyle w:val="BodyText2"/>
        <w:rPr>
          <w:u w:val="single"/>
        </w:rPr>
      </w:pPr>
      <w:r>
        <w:rPr>
          <w:u w:val="single"/>
        </w:rPr>
        <w:t>To view specific stock</w:t>
      </w:r>
      <w:r w:rsidR="0064671F" w:rsidRPr="009251E2">
        <w:rPr>
          <w:u w:val="single"/>
        </w:rPr>
        <w:t>:</w:t>
      </w:r>
    </w:p>
    <w:p w14:paraId="3D16E66A" w14:textId="5BD50988" w:rsidR="007D5B24" w:rsidRDefault="00415414" w:rsidP="007D5B24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0303916" wp14:editId="333F0709">
                <wp:simplePos x="0" y="0"/>
                <wp:positionH relativeFrom="column">
                  <wp:posOffset>3719649</wp:posOffset>
                </wp:positionH>
                <wp:positionV relativeFrom="paragraph">
                  <wp:posOffset>621030</wp:posOffset>
                </wp:positionV>
                <wp:extent cx="377687" cy="186635"/>
                <wp:effectExtent l="0" t="0" r="22860" b="23495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687" cy="18663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11F0B" id="Rectangle 159" o:spid="_x0000_s1026" style="position:absolute;margin-left:292.9pt;margin-top:48.9pt;width:29.75pt;height:14.7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C9F818C" wp14:editId="14961D31">
                <wp:simplePos x="0" y="0"/>
                <wp:positionH relativeFrom="column">
                  <wp:posOffset>83548</wp:posOffset>
                </wp:positionH>
                <wp:positionV relativeFrom="paragraph">
                  <wp:posOffset>241572</wp:posOffset>
                </wp:positionV>
                <wp:extent cx="4922883" cy="922383"/>
                <wp:effectExtent l="0" t="0" r="11430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2883" cy="9223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D9317" id="Rectangle 20" o:spid="_x0000_s1026" style="position:absolute;margin-left:6.6pt;margin-top:19pt;width:387.65pt;height:72.6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91D4F0" wp14:editId="3375E142">
                <wp:simplePos x="0" y="0"/>
                <wp:positionH relativeFrom="margin">
                  <wp:align>right</wp:align>
                </wp:positionH>
                <wp:positionV relativeFrom="paragraph">
                  <wp:posOffset>4808</wp:posOffset>
                </wp:positionV>
                <wp:extent cx="5257800" cy="2359478"/>
                <wp:effectExtent l="0" t="0" r="19050" b="22225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2359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DCF27" id="Rectangle 271" o:spid="_x0000_s1026" style="position:absolute;margin-left:362.8pt;margin-top:.4pt;width:414pt;height:185.8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06001EB" wp14:editId="19722F51">
            <wp:extent cx="5278755" cy="2384425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4F12" w14:textId="77777777" w:rsidR="00780668" w:rsidRPr="009251E2" w:rsidRDefault="00780668" w:rsidP="007E53B8">
      <w:pPr>
        <w:pStyle w:val="FigureCaption"/>
        <w:rPr>
          <w:u w:val="single"/>
        </w:rPr>
      </w:pPr>
      <w:bookmarkStart w:id="381" w:name="_Toc444535276"/>
      <w:r>
        <w:lastRenderedPageBreak/>
        <w:t xml:space="preserve">Figure </w:t>
      </w:r>
      <w:r w:rsidR="001D383C">
        <w:t>24</w:t>
      </w:r>
      <w:r>
        <w:t>: Stock Management</w:t>
      </w:r>
      <w:bookmarkEnd w:id="381"/>
      <w:r>
        <w:t xml:space="preserve"> </w:t>
      </w:r>
    </w:p>
    <w:p w14:paraId="31F021DC" w14:textId="77777777" w:rsidR="0064671F" w:rsidRDefault="0064671F" w:rsidP="00DC39E0">
      <w:pPr>
        <w:pStyle w:val="BodyText2"/>
        <w:numPr>
          <w:ilvl w:val="0"/>
          <w:numId w:val="32"/>
        </w:numPr>
      </w:pPr>
      <w:r>
        <w:t xml:space="preserve">Enter </w:t>
      </w:r>
      <w:r w:rsidR="00DB7910">
        <w:t>the required value in one or more of the listed fields</w:t>
      </w:r>
      <w:r>
        <w:t>:</w:t>
      </w:r>
    </w:p>
    <w:p w14:paraId="644FB0DD" w14:textId="77777777" w:rsidR="0064671F" w:rsidRPr="001267E7" w:rsidRDefault="00CC4FBE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 xml:space="preserve">Start </w:t>
      </w:r>
      <w:r w:rsidR="00A14DEC">
        <w:rPr>
          <w:b/>
          <w:bCs/>
        </w:rPr>
        <w:t>Date</w:t>
      </w:r>
      <w:r>
        <w:rPr>
          <w:b/>
          <w:bCs/>
        </w:rPr>
        <w:t xml:space="preserve"> and End </w:t>
      </w:r>
      <w:r w:rsidR="003935C8">
        <w:rPr>
          <w:b/>
          <w:bCs/>
        </w:rPr>
        <w:t>D</w:t>
      </w:r>
      <w:r>
        <w:rPr>
          <w:b/>
          <w:bCs/>
        </w:rPr>
        <w:t>ate</w:t>
      </w:r>
      <w:r w:rsidR="0064671F" w:rsidRPr="00054A1F">
        <w:t xml:space="preserve">: This refers to the period of </w:t>
      </w:r>
      <w:r w:rsidR="0064671F" w:rsidRPr="001267E7">
        <w:t xml:space="preserve">uploading </w:t>
      </w:r>
      <w:r w:rsidR="00A14DEC" w:rsidRPr="001267E7">
        <w:t>stock</w:t>
      </w:r>
      <w:r w:rsidR="0064671F" w:rsidRPr="001267E7">
        <w:t xml:space="preserve">. </w:t>
      </w:r>
    </w:p>
    <w:p w14:paraId="6040F41C" w14:textId="77777777" w:rsidR="0064671F" w:rsidRPr="001267E7" w:rsidRDefault="0064671F" w:rsidP="00DC39E0">
      <w:pPr>
        <w:pStyle w:val="BodyText2"/>
        <w:numPr>
          <w:ilvl w:val="0"/>
          <w:numId w:val="23"/>
        </w:numPr>
      </w:pPr>
      <w:r w:rsidRPr="001267E7">
        <w:rPr>
          <w:b/>
          <w:bCs/>
        </w:rPr>
        <w:t>Transaction ID</w:t>
      </w:r>
      <w:r w:rsidRPr="001267E7">
        <w:t xml:space="preserve">: Each </w:t>
      </w:r>
      <w:r w:rsidR="00A14DEC" w:rsidRPr="001267E7">
        <w:t>stock file</w:t>
      </w:r>
      <w:r w:rsidRPr="001267E7">
        <w:t xml:space="preserve"> is assigned a </w:t>
      </w:r>
      <w:r w:rsidR="00EB267A" w:rsidRPr="001267E7">
        <w:t>unique</w:t>
      </w:r>
      <w:r w:rsidRPr="001267E7">
        <w:t xml:space="preserve"> ID. </w:t>
      </w:r>
      <w:r w:rsidR="00BF2AEA">
        <w:t>Distributor</w:t>
      </w:r>
      <w:r w:rsidR="006D43DC">
        <w:t>s</w:t>
      </w:r>
      <w:r w:rsidRPr="001267E7">
        <w:t xml:space="preserve"> can view </w:t>
      </w:r>
      <w:r w:rsidR="00EB267A" w:rsidRPr="001267E7">
        <w:t xml:space="preserve">specific </w:t>
      </w:r>
      <w:r w:rsidR="00A14DEC" w:rsidRPr="001267E7">
        <w:t xml:space="preserve">stock </w:t>
      </w:r>
      <w:r w:rsidR="001267E7" w:rsidRPr="001267E7">
        <w:t xml:space="preserve">by entering </w:t>
      </w:r>
      <w:r w:rsidR="006D43DC">
        <w:t>its</w:t>
      </w:r>
      <w:r w:rsidR="001267E7" w:rsidRPr="001267E7">
        <w:t xml:space="preserve"> stock transaction ID</w:t>
      </w:r>
      <w:r w:rsidRPr="001267E7">
        <w:t>.</w:t>
      </w:r>
    </w:p>
    <w:p w14:paraId="36E1D09B" w14:textId="77777777" w:rsidR="0064671F" w:rsidRDefault="00A14DEC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>Stock</w:t>
      </w:r>
      <w:r w:rsidR="0064671F" w:rsidRPr="00251CED">
        <w:rPr>
          <w:b/>
          <w:bCs/>
        </w:rPr>
        <w:t xml:space="preserve"> Status</w:t>
      </w:r>
      <w:r w:rsidR="0064671F">
        <w:t xml:space="preserve">: This refers to the status of the </w:t>
      </w:r>
      <w:r w:rsidR="000D5FAC">
        <w:t>stock</w:t>
      </w:r>
      <w:r w:rsidR="0064671F">
        <w:t xml:space="preserve"> such as </w:t>
      </w:r>
      <w:r w:rsidR="00865F6C">
        <w:t>New</w:t>
      </w:r>
      <w:r w:rsidR="0064671F">
        <w:t>, Processing,</w:t>
      </w:r>
      <w:r w:rsidR="00865F6C">
        <w:t xml:space="preserve"> </w:t>
      </w:r>
      <w:r w:rsidR="00923F72">
        <w:t>Rejected by System</w:t>
      </w:r>
      <w:r w:rsidR="00865F6C">
        <w:t>,</w:t>
      </w:r>
      <w:r w:rsidR="00CC4FBE">
        <w:t xml:space="preserve"> etc</w:t>
      </w:r>
      <w:r w:rsidR="0064671F">
        <w:t xml:space="preserve">. </w:t>
      </w:r>
      <w:r w:rsidR="006D43DC">
        <w:t>Select the status of the stock to be displayed</w:t>
      </w:r>
      <w:r w:rsidR="0064671F">
        <w:t>.</w:t>
      </w:r>
    </w:p>
    <w:p w14:paraId="100C9C82" w14:textId="77777777" w:rsidR="0064671F" w:rsidRDefault="007C5C1E" w:rsidP="00DC39E0">
      <w:pPr>
        <w:pStyle w:val="BodyText2"/>
        <w:numPr>
          <w:ilvl w:val="0"/>
          <w:numId w:val="32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FILTER</w:t>
      </w:r>
      <w:r w:rsidR="0064671F">
        <w:t>.</w:t>
      </w:r>
    </w:p>
    <w:p w14:paraId="4EDCE4AB" w14:textId="77777777" w:rsidR="0064671F" w:rsidRDefault="0064671F" w:rsidP="0064671F">
      <w:pPr>
        <w:pStyle w:val="BodyText2"/>
      </w:pPr>
      <w:r>
        <w:t xml:space="preserve">The </w:t>
      </w:r>
      <w:r w:rsidR="000D5FAC">
        <w:t>stock</w:t>
      </w:r>
      <w:r>
        <w:t xml:space="preserve"> that match</w:t>
      </w:r>
      <w:r w:rsidR="000D5FAC">
        <w:t>es</w:t>
      </w:r>
      <w:r>
        <w:t xml:space="preserve"> the </w:t>
      </w:r>
      <w:r w:rsidR="00DB7910">
        <w:t>specified values</w:t>
      </w:r>
      <w:r>
        <w:t xml:space="preserve"> are shown in the dashboard.</w:t>
      </w:r>
    </w:p>
    <w:p w14:paraId="0B3D4BDE" w14:textId="3ED8B9E1" w:rsidR="008124E8" w:rsidRDefault="007D5B24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3B51142" wp14:editId="001750C8">
                <wp:simplePos x="0" y="0"/>
                <wp:positionH relativeFrom="column">
                  <wp:posOffset>26398</wp:posOffset>
                </wp:positionH>
                <wp:positionV relativeFrom="paragraph">
                  <wp:posOffset>1224370</wp:posOffset>
                </wp:positionV>
                <wp:extent cx="5212745" cy="919661"/>
                <wp:effectExtent l="0" t="0" r="26035" b="13970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745" cy="91966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62F42" id="Rectangle 465" o:spid="_x0000_s1026" style="position:absolute;margin-left:2.1pt;margin-top:96.4pt;width:410.45pt;height:72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" filled="f" strokecolor="#ffc000 [3207]" strokeweight="2pt"/>
            </w:pict>
          </mc:Fallback>
        </mc:AlternateContent>
      </w:r>
      <w:r w:rsidR="00C63C5F">
        <w:rPr>
          <w:noProof/>
        </w:rPr>
        <w:drawing>
          <wp:inline distT="0" distB="0" distL="0" distR="0" wp14:anchorId="1B5FC408" wp14:editId="78EE37D7">
            <wp:extent cx="5278755" cy="21590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2BA9" w14:textId="6C2F8A26" w:rsidR="0064671F" w:rsidRDefault="0064671F" w:rsidP="007E53B8">
      <w:pPr>
        <w:pStyle w:val="FigureCaption"/>
        <w:rPr>
          <w:ins w:id="382" w:author="gaurav" w:date="2021-06-02T18:22:00Z"/>
        </w:rPr>
      </w:pPr>
      <w:bookmarkStart w:id="383" w:name="_Toc444535277"/>
      <w:r>
        <w:t xml:space="preserve">Figure </w:t>
      </w:r>
      <w:r w:rsidR="001D383C">
        <w:t>25</w:t>
      </w:r>
      <w:r>
        <w:t xml:space="preserve">: </w:t>
      </w:r>
      <w:r w:rsidR="00DB7910">
        <w:t>Stock Management</w:t>
      </w:r>
      <w:bookmarkEnd w:id="383"/>
    </w:p>
    <w:p w14:paraId="76D3B954" w14:textId="03E98E2E" w:rsidR="007609C8" w:rsidRPr="007609C8" w:rsidDel="007609C8" w:rsidRDefault="007609C8">
      <w:pPr>
        <w:pStyle w:val="BodyText2"/>
        <w:ind w:left="360"/>
        <w:rPr>
          <w:del w:id="384" w:author="gaurav" w:date="2021-06-02T18:23:00Z"/>
        </w:rPr>
        <w:pPrChange w:id="385" w:author="gaurav" w:date="2021-06-02T18:23:00Z">
          <w:pPr>
            <w:pStyle w:val="FigureCaption"/>
          </w:pPr>
        </w:pPrChange>
      </w:pPr>
      <w:bookmarkStart w:id="386" w:name="_Toc73692656"/>
      <w:ins w:id="387" w:author="gaurav" w:date="2021-06-02T18:23:00Z">
        <w:r>
          <w:t>The user can clear all filters using the “</w:t>
        </w:r>
        <w:r w:rsidRPr="006B407A">
          <w:rPr>
            <w:b/>
            <w:bCs/>
          </w:rPr>
          <w:t>Clear All Filters</w:t>
        </w:r>
        <w:r>
          <w:t>” button. This will reset all the filter values applied on the page.</w:t>
        </w:r>
        <w:bookmarkEnd w:id="386"/>
        <w:r>
          <w:t xml:space="preserve">                                                                                                                                </w:t>
        </w:r>
      </w:ins>
    </w:p>
    <w:p w14:paraId="23D07255" w14:textId="77777777" w:rsidR="007609C8" w:rsidRDefault="007609C8" w:rsidP="007609C8">
      <w:pPr>
        <w:pStyle w:val="Heading2"/>
        <w:rPr>
          <w:ins w:id="388" w:author="gaurav" w:date="2021-06-02T18:24:00Z"/>
        </w:rPr>
      </w:pPr>
      <w:bookmarkStart w:id="389" w:name="_Toc31900111"/>
      <w:bookmarkStart w:id="390" w:name="_Toc31900178"/>
      <w:bookmarkStart w:id="391" w:name="_Toc31900300"/>
      <w:bookmarkStart w:id="392" w:name="_Toc73692657"/>
      <w:ins w:id="393" w:author="gaurav" w:date="2021-06-02T18:24:00Z">
        <w:r>
          <w:t>Sorting Consignments</w:t>
        </w:r>
        <w:bookmarkEnd w:id="392"/>
      </w:ins>
    </w:p>
    <w:p w14:paraId="0EBEE1DA" w14:textId="77777777" w:rsidR="007609C8" w:rsidRDefault="007609C8" w:rsidP="007609C8">
      <w:pPr>
        <w:pStyle w:val="BodyText2"/>
        <w:rPr>
          <w:ins w:id="394" w:author="gaurav" w:date="2021-06-02T18:24:00Z"/>
        </w:rPr>
      </w:pPr>
      <w:ins w:id="395" w:author="gaurav" w:date="2021-06-02T18:24:00Z">
        <w:r>
          <w:t xml:space="preserve">By default, all records displayed are sorted based on modified date. User can sort the records as per his convenience by clicking the arrow button on header in the table displayed. </w:t>
        </w:r>
      </w:ins>
    </w:p>
    <w:p w14:paraId="4BEB19CC" w14:textId="77777777" w:rsidR="007609C8" w:rsidRDefault="007609C8" w:rsidP="007609C8">
      <w:pPr>
        <w:pStyle w:val="BodyText2"/>
        <w:rPr>
          <w:ins w:id="396" w:author="gaurav" w:date="2021-06-02T18:24:00Z"/>
        </w:rPr>
      </w:pPr>
      <w:ins w:id="397" w:author="gaurav" w:date="2021-06-02T18:24:00Z">
        <w:r>
          <w:t>On first click, the records are sorted in ascending order. When user clicks the arrow buttons again, records are sorted in descending order.</w:t>
        </w:r>
      </w:ins>
    </w:p>
    <w:bookmarkStart w:id="398" w:name="_Toc73692658"/>
    <w:p w14:paraId="48FC1B83" w14:textId="4FE96A68" w:rsidR="007609C8" w:rsidRDefault="007609C8">
      <w:pPr>
        <w:pStyle w:val="Heading2"/>
        <w:numPr>
          <w:ilvl w:val="0"/>
          <w:numId w:val="0"/>
        </w:numPr>
        <w:ind w:left="576"/>
        <w:rPr>
          <w:ins w:id="399" w:author="gaurav" w:date="2021-06-02T18:23:00Z"/>
        </w:rPr>
        <w:pPrChange w:id="400" w:author="gaurav" w:date="2021-06-02T18:24:00Z">
          <w:pPr>
            <w:pStyle w:val="Heading2"/>
          </w:pPr>
        </w:pPrChange>
      </w:pPr>
      <w:ins w:id="401" w:author="gaurav" w:date="2021-06-02T18:24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85888" behindDoc="0" locked="0" layoutInCell="1" allowOverlap="1" wp14:anchorId="3109ABB8" wp14:editId="3195627C">
                  <wp:simplePos x="0" y="0"/>
                  <wp:positionH relativeFrom="column">
                    <wp:posOffset>3463562</wp:posOffset>
                  </wp:positionH>
                  <wp:positionV relativeFrom="paragraph">
                    <wp:posOffset>1271089</wp:posOffset>
                  </wp:positionV>
                  <wp:extent cx="155122" cy="193638"/>
                  <wp:effectExtent l="0" t="0" r="16510" b="16510"/>
                  <wp:wrapNone/>
                  <wp:docPr id="146" name="Rectangle 14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55122" cy="19363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617E075" id="Rectangle 146" o:spid="_x0000_s1026" style="position:absolute;margin-left:272.7pt;margin-top:100.1pt;width:12.2pt;height:15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" filled="f" strokecolor="#ffc000 [3207]" strokeweight="2pt"/>
              </w:pict>
            </mc:Fallback>
          </mc:AlternateContent>
        </w:r>
        <w:r>
          <w:rPr>
            <w:noProof/>
          </w:rPr>
          <w:drawing>
            <wp:inline distT="0" distB="0" distL="0" distR="0" wp14:anchorId="55D69CCD" wp14:editId="1B2E0DCE">
              <wp:extent cx="5278755" cy="2339975"/>
              <wp:effectExtent l="0" t="0" r="0" b="3175"/>
              <wp:docPr id="145" name="Picture 1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3399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bookmarkEnd w:id="398"/>
    </w:p>
    <w:p w14:paraId="545BCC15" w14:textId="32001A42" w:rsidR="0064671F" w:rsidRDefault="0064671F" w:rsidP="0064671F">
      <w:pPr>
        <w:pStyle w:val="Heading2"/>
      </w:pPr>
      <w:bookmarkStart w:id="402" w:name="_Toc73692659"/>
      <w:r>
        <w:t xml:space="preserve">Export </w:t>
      </w:r>
      <w:r w:rsidR="000D5FAC">
        <w:t>Stock</w:t>
      </w:r>
      <w:bookmarkEnd w:id="389"/>
      <w:bookmarkEnd w:id="390"/>
      <w:bookmarkEnd w:id="391"/>
      <w:bookmarkEnd w:id="402"/>
    </w:p>
    <w:p w14:paraId="60B12BBA" w14:textId="2B2947E4" w:rsidR="0064671F" w:rsidRDefault="00BF2AEA" w:rsidP="0064671F">
      <w:pPr>
        <w:pStyle w:val="BodyText2"/>
      </w:pPr>
      <w:r>
        <w:t>Distributor</w:t>
      </w:r>
      <w:r w:rsidR="006D43DC">
        <w:t xml:space="preserve">s </w:t>
      </w:r>
      <w:r w:rsidR="006C5568">
        <w:t>can</w:t>
      </w:r>
      <w:r w:rsidR="0064671F">
        <w:t xml:space="preserve"> </w:t>
      </w:r>
      <w:r w:rsidR="00CC4FBE">
        <w:t xml:space="preserve">download </w:t>
      </w:r>
      <w:r w:rsidR="005937A5">
        <w:t>all the</w:t>
      </w:r>
      <w:r w:rsidR="0064671F">
        <w:t xml:space="preserve"> uploaded </w:t>
      </w:r>
      <w:r w:rsidR="000D5FAC">
        <w:t>stock</w:t>
      </w:r>
      <w:r w:rsidR="005937A5">
        <w:t xml:space="preserve"> data in a</w:t>
      </w:r>
      <w:r w:rsidR="00865F6C">
        <w:t xml:space="preserve"> </w:t>
      </w:r>
      <w:r w:rsidR="00865F6C" w:rsidRPr="00865F6C">
        <w:rPr>
          <w:b/>
          <w:bCs/>
        </w:rPr>
        <w:t>.csv</w:t>
      </w:r>
      <w:r w:rsidR="00865F6C">
        <w:t xml:space="preserve"> </w:t>
      </w:r>
      <w:r w:rsidR="005937A5">
        <w:t>file</w:t>
      </w:r>
      <w:r w:rsidR="00F132A8">
        <w:t>.</w:t>
      </w:r>
      <w:r w:rsidR="005937A5">
        <w:t xml:space="preserve"> This is done using an export </w:t>
      </w:r>
      <w:r w:rsidR="009915B5">
        <w:t>utility.</w:t>
      </w:r>
    </w:p>
    <w:p w14:paraId="07E76035" w14:textId="650A1C38" w:rsidR="00F132A8" w:rsidRPr="00F132A8" w:rsidRDefault="00F132A8" w:rsidP="0064671F">
      <w:pPr>
        <w:pStyle w:val="BodyText2"/>
        <w:rPr>
          <w:u w:val="single"/>
        </w:rPr>
      </w:pPr>
      <w:r w:rsidRPr="00F132A8">
        <w:rPr>
          <w:u w:val="single"/>
        </w:rPr>
        <w:t>To export the uploaded stock:</w:t>
      </w:r>
      <w:ins w:id="403" w:author="gaurav" w:date="2021-06-02T18:24:00Z">
        <w:r w:rsidR="007609C8" w:rsidRPr="007609C8">
          <w:rPr>
            <w:noProof/>
          </w:rPr>
          <w:t xml:space="preserve"> </w:t>
        </w:r>
      </w:ins>
    </w:p>
    <w:p w14:paraId="5262785E" w14:textId="77777777" w:rsidR="00DB7910" w:rsidRDefault="0064671F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0D5FAC" w:rsidRPr="000D5FAC">
        <w:rPr>
          <w:b/>
          <w:bCs/>
        </w:rPr>
        <w:t>Stock</w:t>
      </w:r>
      <w:r w:rsidRPr="00D60A13">
        <w:rPr>
          <w:b/>
          <w:bCs/>
        </w:rPr>
        <w:t xml:space="preserve"> </w:t>
      </w:r>
      <w:r w:rsidR="000D5FAC">
        <w:rPr>
          <w:b/>
          <w:bCs/>
        </w:rPr>
        <w:t xml:space="preserve">Management </w:t>
      </w:r>
      <w:r>
        <w:t>page).</w:t>
      </w:r>
      <w:r w:rsidR="002151B2">
        <w:t xml:space="preserve"> </w:t>
      </w:r>
    </w:p>
    <w:p w14:paraId="26B080F2" w14:textId="688A7918" w:rsidR="00DB7910" w:rsidRDefault="00C63C5F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5F82A0A" wp14:editId="657CC213">
                <wp:simplePos x="0" y="0"/>
                <wp:positionH relativeFrom="column">
                  <wp:posOffset>550636</wp:posOffset>
                </wp:positionH>
                <wp:positionV relativeFrom="paragraph">
                  <wp:posOffset>941251</wp:posOffset>
                </wp:positionV>
                <wp:extent cx="430306" cy="193638"/>
                <wp:effectExtent l="0" t="0" r="27305" b="1651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4F021" id="Rectangle 468" o:spid="_x0000_s1026" style="position:absolute;margin-left:43.35pt;margin-top:74.1pt;width:33.9pt;height:15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" filled="f" strokecolor="#ffc000 [3207]" strokeweight="2pt"/>
            </w:pict>
          </mc:Fallback>
        </mc:AlternateContent>
      </w:r>
      <w:r w:rsidR="00A400B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E13ACE" wp14:editId="1A6DE156">
                <wp:simplePos x="0" y="0"/>
                <wp:positionH relativeFrom="column">
                  <wp:posOffset>467269</wp:posOffset>
                </wp:positionH>
                <wp:positionV relativeFrom="paragraph">
                  <wp:posOffset>4807</wp:posOffset>
                </wp:positionV>
                <wp:extent cx="5257800" cy="2424793"/>
                <wp:effectExtent l="0" t="0" r="19050" b="13970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24247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4423F" id="Rectangle 273" o:spid="_x0000_s1026" style="position:absolute;margin-left:36.8pt;margin-top:.4pt;width:414pt;height:190.9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4EA954C" wp14:editId="043854FF">
            <wp:extent cx="5278755" cy="2384425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92BD" w14:textId="77777777" w:rsidR="00DB7910" w:rsidRDefault="000F2A8D" w:rsidP="007E53B8">
      <w:pPr>
        <w:pStyle w:val="FigureCaption"/>
      </w:pPr>
      <w:r>
        <w:t xml:space="preserve">                             </w:t>
      </w:r>
      <w:bookmarkStart w:id="404" w:name="_Toc444535278"/>
      <w:r w:rsidR="00DB7910">
        <w:t xml:space="preserve">Figure </w:t>
      </w:r>
      <w:r w:rsidR="001D383C">
        <w:t>26</w:t>
      </w:r>
      <w:r w:rsidR="00DB7910">
        <w:t>: Stock Management</w:t>
      </w:r>
      <w:bookmarkEnd w:id="404"/>
    </w:p>
    <w:p w14:paraId="73BD39CB" w14:textId="77777777" w:rsidR="0064671F" w:rsidRDefault="002151B2" w:rsidP="00DB7910">
      <w:pPr>
        <w:pStyle w:val="BodyText2"/>
        <w:ind w:left="360"/>
      </w:pPr>
      <w:r>
        <w:t xml:space="preserve">The following page appears. </w:t>
      </w:r>
    </w:p>
    <w:p w14:paraId="3D5F187B" w14:textId="77777777" w:rsidR="002151B2" w:rsidRDefault="002151B2" w:rsidP="00F132A8">
      <w:pPr>
        <w:pStyle w:val="BodyText2"/>
        <w:ind w:left="709" w:hanging="709"/>
        <w:jc w:val="center"/>
      </w:pPr>
      <w:r>
        <w:rPr>
          <w:noProof/>
        </w:rPr>
        <w:lastRenderedPageBreak/>
        <w:drawing>
          <wp:inline distT="0" distB="0" distL="0" distR="0" wp14:anchorId="1355EE67" wp14:editId="62A7ADDF">
            <wp:extent cx="3315821" cy="2444845"/>
            <wp:effectExtent l="19050" t="19050" r="18415" b="12700"/>
            <wp:docPr id="452" name="Picture 4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Exportstockdump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047" cy="2453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B0AB8" w14:textId="77777777" w:rsidR="009F4201" w:rsidRDefault="009F4201" w:rsidP="007E53B8">
      <w:pPr>
        <w:pStyle w:val="FigureCaption"/>
      </w:pPr>
      <w:bookmarkStart w:id="405" w:name="_Toc444535279"/>
      <w:r>
        <w:t xml:space="preserve">Figure </w:t>
      </w:r>
      <w:r w:rsidR="001D383C">
        <w:t>27</w:t>
      </w:r>
      <w:r>
        <w:t xml:space="preserve">: Open or Save </w:t>
      </w:r>
      <w:r w:rsidR="000F5679">
        <w:t xml:space="preserve">Exported </w:t>
      </w:r>
      <w:r w:rsidR="00346DCC">
        <w:t xml:space="preserve">Stock </w:t>
      </w:r>
      <w:r w:rsidR="000F5679">
        <w:t>File</w:t>
      </w:r>
      <w:bookmarkEnd w:id="405"/>
    </w:p>
    <w:p w14:paraId="6816D4C3" w14:textId="77777777" w:rsidR="002151B2" w:rsidRDefault="002151B2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6C5568">
        <w:rPr>
          <w:b/>
          <w:bCs/>
          <w:u w:val="single"/>
        </w:rPr>
        <w:t>O</w:t>
      </w:r>
      <w:r w:rsidRPr="006C5568">
        <w:rPr>
          <w:b/>
          <w:bCs/>
        </w:rPr>
        <w:t>pen with</w:t>
      </w:r>
      <w:r>
        <w:t xml:space="preserve"> to view the file. The file opens as an Excel file.</w:t>
      </w:r>
    </w:p>
    <w:p w14:paraId="4EED2537" w14:textId="76DB83C5" w:rsidR="0036447D" w:rsidRDefault="00C63C5F" w:rsidP="00DB7910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5E5B199F" wp14:editId="211C1CB6">
            <wp:extent cx="5278755" cy="84074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89CA" w14:textId="77777777" w:rsidR="0064671F" w:rsidRDefault="0064671F" w:rsidP="007E53B8">
      <w:pPr>
        <w:pStyle w:val="FigureCaption"/>
      </w:pPr>
      <w:bookmarkStart w:id="406" w:name="_Toc444535280"/>
      <w:r>
        <w:t xml:space="preserve">Figure </w:t>
      </w:r>
      <w:r w:rsidR="001D383C">
        <w:t>28</w:t>
      </w:r>
      <w:r>
        <w:t>: Export</w:t>
      </w:r>
      <w:r w:rsidR="000F5679">
        <w:t>ed Stock</w:t>
      </w:r>
      <w:bookmarkEnd w:id="406"/>
      <w:r w:rsidR="000F5679">
        <w:t xml:space="preserve"> </w:t>
      </w:r>
    </w:p>
    <w:p w14:paraId="3AE81048" w14:textId="77777777" w:rsidR="000B0CE4" w:rsidRDefault="006D43DC" w:rsidP="000B0CE4">
      <w:pPr>
        <w:pStyle w:val="BodyText2"/>
      </w:pPr>
      <w:r>
        <w:t>Filtered stock can also be exported</w:t>
      </w:r>
      <w:r w:rsidR="00865F6C">
        <w:t>. To do this, filter stock based on specific filter</w:t>
      </w:r>
      <w:r>
        <w:t xml:space="preserve"> values</w:t>
      </w:r>
      <w:r w:rsidR="00865F6C">
        <w:t xml:space="preserve">. Refer to </w:t>
      </w:r>
      <w:r w:rsidR="00865F6C" w:rsidRPr="00865F6C">
        <w:rPr>
          <w:i/>
          <w:iCs/>
        </w:rPr>
        <w:t>Filter Stock</w:t>
      </w:r>
      <w:r w:rsidR="00865F6C">
        <w:t xml:space="preserve"> for information and then export the filtered data.</w:t>
      </w:r>
    </w:p>
    <w:p w14:paraId="73C56468" w14:textId="77777777" w:rsidR="00D5215E" w:rsidRDefault="00D5215E" w:rsidP="000B0CE4">
      <w:pPr>
        <w:pStyle w:val="BodyText2"/>
      </w:pPr>
    </w:p>
    <w:p w14:paraId="76A9EA35" w14:textId="77777777" w:rsidR="008C008C" w:rsidRDefault="000B0CE4" w:rsidP="000B0CE4">
      <w:pPr>
        <w:pStyle w:val="Heading2"/>
      </w:pPr>
      <w:bookmarkStart w:id="407" w:name="_Toc73692660"/>
      <w:r>
        <w:t>Grievance Management</w:t>
      </w:r>
      <w:bookmarkEnd w:id="407"/>
    </w:p>
    <w:p w14:paraId="6F8AD9FA" w14:textId="77777777" w:rsidR="00CC4FBE" w:rsidRDefault="00BF2AEA" w:rsidP="000B0CE4">
      <w:pPr>
        <w:pStyle w:val="BodyText2"/>
      </w:pPr>
      <w:r>
        <w:t>Distributor</w:t>
      </w:r>
      <w:r w:rsidR="006D43DC">
        <w:t>s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the registration feature is not working or there </w:t>
      </w:r>
      <w:r w:rsidR="00C54724">
        <w:t>could be</w:t>
      </w:r>
      <w:r w:rsidR="000B0CE4">
        <w:t xml:space="preserve"> a problem in </w:t>
      </w:r>
      <w:r w:rsidR="00094343">
        <w:t>stock</w:t>
      </w:r>
      <w:r w:rsidR="000B0CE4">
        <w:t xml:space="preserve"> upload. </w:t>
      </w:r>
    </w:p>
    <w:p w14:paraId="3CD94D39" w14:textId="77777777" w:rsidR="000B0CE4" w:rsidRDefault="00687E23" w:rsidP="000B0CE4">
      <w:pPr>
        <w:pStyle w:val="BodyText2"/>
      </w:pPr>
      <w:r>
        <w:t xml:space="preserve">When </w:t>
      </w:r>
      <w:r w:rsidR="005132E3">
        <w:t xml:space="preserve">a </w:t>
      </w:r>
      <w:r w:rsidR="00BF2AEA">
        <w:t>Distributor</w:t>
      </w:r>
      <w:r w:rsidR="005132E3">
        <w:t xml:space="preserve">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777451DB" w14:textId="77777777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administrator.</w:t>
      </w:r>
      <w:r w:rsidR="00687E23">
        <w:t xml:space="preserve"> The notification appears on the CEIR administrator portal. A mail is also sent to the registered mail of the CEIR administrator.</w:t>
      </w:r>
    </w:p>
    <w:p w14:paraId="447529B5" w14:textId="77777777" w:rsidR="00CF6643" w:rsidRDefault="00CF6643" w:rsidP="00DC39E0">
      <w:pPr>
        <w:pStyle w:val="BodyText2"/>
        <w:numPr>
          <w:ilvl w:val="0"/>
          <w:numId w:val="41"/>
        </w:numPr>
      </w:pPr>
      <w:r>
        <w:t>The CEIR administrator 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BF2AEA">
        <w:t>Distributor</w:t>
      </w:r>
      <w:r w:rsidR="00591A26">
        <w:t xml:space="preserve"> </w:t>
      </w:r>
      <w:r w:rsidR="007379C0">
        <w:t>portal</w:t>
      </w:r>
      <w:r w:rsidR="00591A26">
        <w:t>,</w:t>
      </w:r>
      <w:r w:rsidR="007379C0">
        <w:t xml:space="preserve"> and the </w:t>
      </w:r>
      <w:r w:rsidR="00BF2AEA">
        <w:t>Distributor</w:t>
      </w:r>
      <w:r w:rsidR="00591A26">
        <w:t xml:space="preserve">’s </w:t>
      </w:r>
      <w:r w:rsidR="007379C0">
        <w:t>registered mail ID</w:t>
      </w:r>
      <w:r>
        <w:t>.</w:t>
      </w:r>
      <w:r w:rsidR="00591A26">
        <w:t xml:space="preserve"> </w:t>
      </w:r>
    </w:p>
    <w:p w14:paraId="5DCDD500" w14:textId="77777777"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>The administrator closes the grievance.</w:t>
      </w:r>
    </w:p>
    <w:p w14:paraId="3C714F72" w14:textId="77777777" w:rsidR="00CF6643" w:rsidRPr="00CF6643" w:rsidRDefault="00C54724" w:rsidP="00CF6643">
      <w:pPr>
        <w:pStyle w:val="BodyText2"/>
      </w:pPr>
      <w:r>
        <w:lastRenderedPageBreak/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BF2AEA">
        <w:t>Distributor</w:t>
      </w:r>
      <w:r w:rsidR="00CF6643" w:rsidRPr="00CF6643">
        <w:t xml:space="preserve"> for a specified period</w:t>
      </w:r>
      <w:r w:rsidR="00BC73C2">
        <w:t>.</w:t>
      </w:r>
    </w:p>
    <w:p w14:paraId="62019836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72393A9D" w14:textId="77777777" w:rsidR="006C5568" w:rsidRDefault="00457F9E" w:rsidP="00DC39E0">
      <w:pPr>
        <w:pStyle w:val="BodyText2"/>
        <w:numPr>
          <w:ilvl w:val="0"/>
          <w:numId w:val="44"/>
        </w:numPr>
        <w:ind w:left="360"/>
      </w:pPr>
      <w:r>
        <w:t xml:space="preserve">Select </w:t>
      </w:r>
      <w:r w:rsidRPr="006C5568">
        <w:rPr>
          <w:b/>
          <w:bCs/>
        </w:rPr>
        <w:t>Grievance Management</w:t>
      </w:r>
      <w:r>
        <w:t xml:space="preserve"> in the left panel.</w:t>
      </w:r>
      <w:r w:rsidR="006C5568">
        <w:t xml:space="preserve"> </w:t>
      </w:r>
    </w:p>
    <w:p w14:paraId="188A8190" w14:textId="30502822" w:rsidR="006C5568" w:rsidRDefault="002C07EC" w:rsidP="000F2A8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74BDAD1" wp14:editId="4292FCEE">
                <wp:simplePos x="0" y="0"/>
                <wp:positionH relativeFrom="column">
                  <wp:posOffset>248434</wp:posOffset>
                </wp:positionH>
                <wp:positionV relativeFrom="paragraph">
                  <wp:posOffset>749599</wp:posOffset>
                </wp:positionV>
                <wp:extent cx="753036" cy="193040"/>
                <wp:effectExtent l="0" t="0" r="28575" b="1651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6" cy="1930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B9694" id="Rectangle 259" o:spid="_x0000_s1026" style="position:absolute;margin-left:19.55pt;margin-top:59pt;width:59.3pt;height:15.2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" filled="f" strokecolor="#ffc000 [3207]" strokeweight="2pt"/>
            </w:pict>
          </mc:Fallback>
        </mc:AlternateContent>
      </w:r>
      <w:r w:rsidR="00D25E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1CD8DA" wp14:editId="098A8DEE">
                <wp:simplePos x="0" y="0"/>
                <wp:positionH relativeFrom="column">
                  <wp:posOffset>221540</wp:posOffset>
                </wp:positionH>
                <wp:positionV relativeFrom="paragraph">
                  <wp:posOffset>-11841</wp:posOffset>
                </wp:positionV>
                <wp:extent cx="5383605" cy="2429435"/>
                <wp:effectExtent l="0" t="0" r="26670" b="28575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3605" cy="24294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546D42" id="Rectangle 276" o:spid="_x0000_s1026" style="position:absolute;margin-left:17.45pt;margin-top:-.95pt;width:423.9pt;height:191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C2B687" wp14:editId="4F732CFD">
            <wp:extent cx="5360894" cy="2419502"/>
            <wp:effectExtent l="0" t="0" r="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4756" cy="242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33C7" w14:textId="77777777" w:rsidR="00045C43" w:rsidRDefault="00045C43" w:rsidP="007E53B8">
      <w:pPr>
        <w:pStyle w:val="FigureCaption"/>
      </w:pPr>
      <w:bookmarkStart w:id="408" w:name="_Toc444535281"/>
      <w:r>
        <w:t xml:space="preserve">Figure </w:t>
      </w:r>
      <w:r w:rsidR="001D383C">
        <w:t>29</w:t>
      </w:r>
      <w:r>
        <w:t xml:space="preserve">: </w:t>
      </w:r>
      <w:r w:rsidR="006659F6">
        <w:t>Home Page</w:t>
      </w:r>
      <w:bookmarkEnd w:id="408"/>
    </w:p>
    <w:p w14:paraId="54641130" w14:textId="17E2DEF7" w:rsidR="00457F9E" w:rsidRDefault="003A2390" w:rsidP="003A2390">
      <w:pPr>
        <w:pStyle w:val="BodyText2"/>
        <w:numPr>
          <w:ilvl w:val="0"/>
          <w:numId w:val="44"/>
        </w:numPr>
        <w:ind w:left="360"/>
      </w:pPr>
      <w:r>
        <w:t xml:space="preserve">The </w:t>
      </w:r>
      <w:r w:rsidRPr="003A2390">
        <w:rPr>
          <w:b/>
          <w:bCs/>
        </w:rPr>
        <w:t>Grievance Management</w:t>
      </w:r>
      <w:r>
        <w:t xml:space="preserve"> page appears. </w:t>
      </w:r>
      <w:r w:rsidR="00457F9E">
        <w:t xml:space="preserve">Click </w:t>
      </w:r>
      <w:r w:rsidR="00457F9E" w:rsidRPr="005E388D">
        <w:rPr>
          <w:b/>
          <w:bCs/>
        </w:rPr>
        <w:t>Report Grievance</w:t>
      </w:r>
      <w:r w:rsidR="00457F9E">
        <w:t>.</w:t>
      </w:r>
    </w:p>
    <w:p w14:paraId="1DF44B9C" w14:textId="75906EE3" w:rsidR="003A2390" w:rsidRDefault="00C63C5F" w:rsidP="003A2390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BA999B" wp14:editId="24A8EB8E">
                <wp:simplePos x="0" y="0"/>
                <wp:positionH relativeFrom="margin">
                  <wp:align>right</wp:align>
                </wp:positionH>
                <wp:positionV relativeFrom="paragraph">
                  <wp:posOffset>12519</wp:posOffset>
                </wp:positionV>
                <wp:extent cx="5285105" cy="1959429"/>
                <wp:effectExtent l="0" t="0" r="10795" b="22225"/>
                <wp:wrapNone/>
                <wp:docPr id="453" name="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105" cy="19594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9E886" id="Rectangle 453" o:spid="_x0000_s1026" style="position:absolute;margin-left:364.95pt;margin-top:1pt;width:416.15pt;height:154.3pt;z-index:2516817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6C45137" wp14:editId="2763C911">
            <wp:extent cx="5278755" cy="1947545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6C19" w14:textId="77777777" w:rsidR="003A2390" w:rsidRDefault="003A2390" w:rsidP="003A2390">
      <w:pPr>
        <w:pStyle w:val="FigureCaption"/>
      </w:pPr>
      <w:bookmarkStart w:id="409" w:name="_Toc444535282"/>
      <w:r>
        <w:t xml:space="preserve">Figure </w:t>
      </w:r>
      <w:r w:rsidR="00F511CE">
        <w:t>3</w:t>
      </w:r>
      <w:r w:rsidR="001D383C">
        <w:t>0</w:t>
      </w:r>
      <w:r w:rsidR="00A14FF0">
        <w:t>:</w:t>
      </w:r>
      <w:r>
        <w:t xml:space="preserve"> Grievance Management</w:t>
      </w:r>
      <w:bookmarkEnd w:id="409"/>
    </w:p>
    <w:p w14:paraId="2B10DF6A" w14:textId="77777777" w:rsidR="003A2390" w:rsidRDefault="003A2390" w:rsidP="003A2390">
      <w:pPr>
        <w:pStyle w:val="BodyText2"/>
      </w:pPr>
      <w:r>
        <w:t xml:space="preserve">The </w:t>
      </w:r>
      <w:r w:rsidRPr="003A2390">
        <w:rPr>
          <w:b/>
          <w:bCs/>
        </w:rPr>
        <w:t>Report Grievance</w:t>
      </w:r>
      <w:r>
        <w:t xml:space="preserve"> page appears.</w:t>
      </w:r>
    </w:p>
    <w:p w14:paraId="4157A14D" w14:textId="4888620F" w:rsidR="00457F9E" w:rsidRDefault="00C63C5F" w:rsidP="009E7898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3326AE0B" wp14:editId="00AD286D">
            <wp:extent cx="5278755" cy="249745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DEDD" w14:textId="77777777" w:rsidR="006C5568" w:rsidRDefault="00045C43" w:rsidP="007E53B8">
      <w:pPr>
        <w:pStyle w:val="FigureCaption"/>
      </w:pPr>
      <w:bookmarkStart w:id="410" w:name="_Toc444535283"/>
      <w:r>
        <w:t xml:space="preserve">Figure </w:t>
      </w:r>
      <w:r w:rsidR="001D383C">
        <w:t>31</w:t>
      </w:r>
      <w:r>
        <w:t>: Report Grievance</w:t>
      </w:r>
      <w:bookmarkEnd w:id="410"/>
    </w:p>
    <w:p w14:paraId="3019A099" w14:textId="77777777"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14:paraId="6232DF07" w14:textId="77777777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 xml:space="preserve">: Enter the transaction ID of the </w:t>
      </w:r>
      <w:r w:rsidR="00924378">
        <w:t>stock upload</w:t>
      </w:r>
      <w:r>
        <w:t xml:space="preserve"> if the grievance is related to a </w:t>
      </w:r>
      <w:r w:rsidR="00924378">
        <w:t>stock upload</w:t>
      </w:r>
      <w:r>
        <w:t>.</w:t>
      </w:r>
      <w:r w:rsidR="00CC4FBE">
        <w:t xml:space="preserve"> </w:t>
      </w:r>
    </w:p>
    <w:p w14:paraId="54A2FA64" w14:textId="77777777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0B6CA8EC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Report Related</w:t>
      </w:r>
      <w:r w:rsidR="005E388D">
        <w:t>: Unable to generate a report.</w:t>
      </w:r>
    </w:p>
    <w:p w14:paraId="629909FF" w14:textId="77777777" w:rsidR="00457F9E" w:rsidRPr="005A0E51" w:rsidRDefault="00457F9E" w:rsidP="00DC39E0">
      <w:pPr>
        <w:pStyle w:val="BodyText2"/>
        <w:numPr>
          <w:ilvl w:val="0"/>
          <w:numId w:val="42"/>
        </w:numPr>
      </w:pPr>
      <w:r>
        <w:t>Stock Related</w:t>
      </w:r>
      <w:r w:rsidR="005E388D">
        <w:t xml:space="preserve">: Problem with uploading </w:t>
      </w:r>
      <w:r w:rsidR="005E388D" w:rsidRPr="005A0E51">
        <w:t>stock</w:t>
      </w:r>
      <w:r w:rsidR="00CC4FBE" w:rsidRPr="005A0E51">
        <w:t xml:space="preserve"> etc</w:t>
      </w:r>
      <w:r w:rsidR="005A0E51" w:rsidRPr="005A0E51">
        <w:t>.</w:t>
      </w:r>
    </w:p>
    <w:p w14:paraId="2421788B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331A3E78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10DB507F" w14:textId="77777777" w:rsidR="00457F9E" w:rsidRPr="003A2390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administrator to understand the problem in detail.</w:t>
      </w:r>
    </w:p>
    <w:p w14:paraId="48ABD5E1" w14:textId="77777777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0338E5FE" w14:textId="77777777" w:rsidR="00457F9E" w:rsidRDefault="00457F9E" w:rsidP="003A2390">
      <w:pPr>
        <w:pStyle w:val="BodyText2"/>
        <w:numPr>
          <w:ilvl w:val="0"/>
          <w:numId w:val="42"/>
        </w:numPr>
      </w:pPr>
      <w:r>
        <w:t xml:space="preserve">Passport </w:t>
      </w:r>
    </w:p>
    <w:p w14:paraId="38DBFF2A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6AD8C972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NID</w:t>
      </w:r>
      <w:r w:rsidR="00045C43">
        <w:t xml:space="preserve"> (National ID)</w:t>
      </w:r>
    </w:p>
    <w:p w14:paraId="19B50D6F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14:paraId="51D107E8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5B292C0B" w14:textId="77777777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lastRenderedPageBreak/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558B76E4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625CDAF3" w14:textId="77777777" w:rsidR="00261090" w:rsidRDefault="00261090" w:rsidP="006C5568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>.</w:t>
      </w:r>
      <w:r w:rsidR="006B304F">
        <w:t xml:space="preserve"> </w:t>
      </w:r>
    </w:p>
    <w:p w14:paraId="1F48791E" w14:textId="77777777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3A5B2966" w14:textId="77777777"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  <w:r w:rsidR="003A2390">
        <w:t>The registered grievance appears on top of the dashboard.</w:t>
      </w:r>
    </w:p>
    <w:p w14:paraId="564FFC0E" w14:textId="4F1748E2" w:rsidR="00045C43" w:rsidRDefault="00C63C5F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0E908C3" wp14:editId="0B2AA491">
                <wp:simplePos x="0" y="0"/>
                <wp:positionH relativeFrom="column">
                  <wp:posOffset>4696369</wp:posOffset>
                </wp:positionH>
                <wp:positionV relativeFrom="paragraph">
                  <wp:posOffset>1380127</wp:posOffset>
                </wp:positionV>
                <wp:extent cx="284888" cy="555172"/>
                <wp:effectExtent l="0" t="0" r="20320" b="16510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888" cy="5551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A0892" id="Rectangle 260" o:spid="_x0000_s1026" style="position:absolute;margin-left:369.8pt;margin-top:108.65pt;width:22.45pt;height:43.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" filled="f" strokecolor="#ffc000 [3207]" strokeweight="2pt"/>
            </w:pict>
          </mc:Fallback>
        </mc:AlternateContent>
      </w:r>
      <w:r w:rsidR="00C379A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006EC9" wp14:editId="43550928">
                <wp:simplePos x="0" y="0"/>
                <wp:positionH relativeFrom="column">
                  <wp:posOffset>-14424</wp:posOffset>
                </wp:positionH>
                <wp:positionV relativeFrom="paragraph">
                  <wp:posOffset>363</wp:posOffset>
                </wp:positionV>
                <wp:extent cx="5298006" cy="1947545"/>
                <wp:effectExtent l="0" t="0" r="17145" b="146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8006" cy="1947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E229E" id="Rectangle 19" o:spid="_x0000_s1026" style="position:absolute;margin-left:-1.15pt;margin-top:.05pt;width:417.15pt;height:153.3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472C1F8" wp14:editId="73A10A2B">
            <wp:extent cx="5278755" cy="194754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824C" w14:textId="77777777" w:rsidR="00045C43" w:rsidRDefault="00045C43" w:rsidP="007E53B8">
      <w:pPr>
        <w:pStyle w:val="FigureCaption"/>
      </w:pPr>
      <w:bookmarkStart w:id="411" w:name="_Toc444535284"/>
      <w:r>
        <w:t xml:space="preserve">Figure </w:t>
      </w:r>
      <w:r w:rsidR="001D383C">
        <w:t>32</w:t>
      </w:r>
      <w:r>
        <w:t>: Grievance Management</w:t>
      </w:r>
      <w:bookmarkEnd w:id="411"/>
    </w:p>
    <w:p w14:paraId="7DE475F2" w14:textId="77777777" w:rsidR="005E388D" w:rsidRDefault="005E388D" w:rsidP="000B0CE4">
      <w:pPr>
        <w:pStyle w:val="BodyText2"/>
      </w:pPr>
      <w:r>
        <w:t>For each grievance added,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5ECDE488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08DCB09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1AB2F782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3A91CE20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BC518FD" w14:textId="77777777" w:rsidR="005E388D" w:rsidRPr="00B708C5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Raised 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735C64BE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5803BA0E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69D7A45" w14:textId="77777777" w:rsidR="005E388D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Last Update Date</w:t>
            </w:r>
          </w:p>
        </w:tc>
        <w:tc>
          <w:tcPr>
            <w:tcW w:w="4979" w:type="dxa"/>
            <w:shd w:val="clear" w:color="auto" w:fill="auto"/>
          </w:tcPr>
          <w:p w14:paraId="626857F8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3F5077AB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20599AF" w14:textId="77777777" w:rsidR="005E388D" w:rsidRPr="00B708C5" w:rsidRDefault="005E388D" w:rsidP="006C5568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4BE585F2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>transaction ID of stock for which a grievance was raised.</w:t>
            </w:r>
          </w:p>
        </w:tc>
      </w:tr>
      <w:tr w:rsidR="005E388D" w:rsidRPr="003D50EC" w14:paraId="46D27580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D0BC466" w14:textId="77777777"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177A3867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20384ABB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2F27E2E" w14:textId="77777777"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7BDF538B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4194FB79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0B803417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lastRenderedPageBreak/>
              <w:t xml:space="preserve">Pending with CEIR </w:t>
            </w:r>
            <w:r w:rsidR="00CC4FBE">
              <w:t>Authority</w:t>
            </w:r>
            <w:r>
              <w:t>: When a response is awaited from the CEIR administrator.</w:t>
            </w:r>
          </w:p>
          <w:p w14:paraId="505B15BE" w14:textId="77777777" w:rsidR="005E388D" w:rsidRPr="009E2D4E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 xml:space="preserve">Pending with User: When a response is awaited from the </w:t>
            </w:r>
            <w:r w:rsidR="00BF2AEA">
              <w:t>Distributor</w:t>
            </w:r>
            <w:r>
              <w:t>.</w:t>
            </w:r>
          </w:p>
          <w:p w14:paraId="515E0D7D" w14:textId="77777777" w:rsidR="009E2D4E" w:rsidRPr="003D50EC" w:rsidRDefault="009E2D4E" w:rsidP="00DC39E0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administrator closes the grievance.</w:t>
            </w:r>
          </w:p>
        </w:tc>
      </w:tr>
      <w:tr w:rsidR="005E388D" w:rsidRPr="003D50EC" w14:paraId="2FAD1DA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A97A500" w14:textId="77777777" w:rsidR="005E388D" w:rsidRDefault="005E388D" w:rsidP="006C5568">
            <w:pPr>
              <w:pStyle w:val="BodyText2"/>
            </w:pPr>
            <w:r>
              <w:lastRenderedPageBreak/>
              <w:t>Action</w:t>
            </w:r>
          </w:p>
        </w:tc>
        <w:tc>
          <w:tcPr>
            <w:tcW w:w="4979" w:type="dxa"/>
            <w:shd w:val="clear" w:color="auto" w:fill="auto"/>
          </w:tcPr>
          <w:p w14:paraId="16A1CC44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58260952" w14:textId="77777777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2B377715" wp14:editId="09E03D18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given by the CEIR administrator </w:t>
            </w:r>
            <w:r w:rsidR="00DA5D48">
              <w:t xml:space="preserve">or </w:t>
            </w:r>
            <w:r w:rsidR="00BF2AEA">
              <w:t>Distributor</w:t>
            </w:r>
            <w:r w:rsidR="00DA5D48">
              <w:t>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4640669B" w14:textId="77777777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7A947ABC" wp14:editId="2D358744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 xml:space="preserve">The </w:t>
            </w:r>
            <w:r w:rsidR="00BF2AEA">
              <w:t>Distributor</w:t>
            </w:r>
            <w:r>
              <w:t xml:space="preserve"> 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1F57653D" w14:textId="77777777" w:rsidR="005E388D" w:rsidRDefault="005E388D" w:rsidP="000B0CE4">
      <w:pPr>
        <w:pStyle w:val="BodyText2"/>
      </w:pPr>
    </w:p>
    <w:p w14:paraId="76D39944" w14:textId="77777777" w:rsidR="00261090" w:rsidRDefault="007243D7" w:rsidP="007243D7">
      <w:pPr>
        <w:pStyle w:val="Heading2"/>
      </w:pPr>
      <w:bookmarkStart w:id="412" w:name="_Toc73692661"/>
      <w:r>
        <w:t>Filter Grievances</w:t>
      </w:r>
      <w:bookmarkEnd w:id="412"/>
    </w:p>
    <w:p w14:paraId="2EABCA2D" w14:textId="77777777" w:rsidR="007243D7" w:rsidRDefault="00976ADF" w:rsidP="000B0CE4">
      <w:pPr>
        <w:pStyle w:val="BodyText2"/>
      </w:pPr>
      <w:r>
        <w:t xml:space="preserve">The </w:t>
      </w:r>
      <w:r w:rsidR="00BF2AEA">
        <w:t>Distributor</w:t>
      </w:r>
      <w:r w:rsidR="007243D7">
        <w:t xml:space="preserve"> can </w:t>
      </w:r>
      <w:r w:rsidR="005132E3">
        <w:t>view selective</w:t>
      </w:r>
      <w:r w:rsidR="007243D7">
        <w:t xml:space="preserve"> grievances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 w:rsidR="00BF2AEA">
        <w:t>Distributor</w:t>
      </w:r>
      <w:r>
        <w:t xml:space="preserve"> </w:t>
      </w:r>
      <w:r w:rsidR="007243D7">
        <w:t xml:space="preserve">can view only those grievances that are pending with the CEIR administrator. Similarly, </w:t>
      </w:r>
      <w:r w:rsidR="005132E3">
        <w:t>one</w:t>
      </w:r>
      <w:r w:rsidR="007243D7">
        <w:t xml:space="preserve"> can view only those grievances that are closed.</w:t>
      </w:r>
    </w:p>
    <w:p w14:paraId="0F77FF96" w14:textId="77777777"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t>To filter grievances:</w:t>
      </w:r>
    </w:p>
    <w:p w14:paraId="0994CBCD" w14:textId="22011DF8" w:rsidR="00C54724" w:rsidRDefault="00CA6CEC" w:rsidP="009E7898">
      <w:pPr>
        <w:pStyle w:val="BodyText2"/>
        <w:jc w:val="center"/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993170A" wp14:editId="18EB7B5E">
                <wp:simplePos x="0" y="0"/>
                <wp:positionH relativeFrom="column">
                  <wp:posOffset>1289866</wp:posOffset>
                </wp:positionH>
                <wp:positionV relativeFrom="paragraph">
                  <wp:posOffset>592183</wp:posOffset>
                </wp:positionV>
                <wp:extent cx="372110" cy="198783"/>
                <wp:effectExtent l="0" t="0" r="27940" b="1079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1987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7D730" w14:textId="77777777" w:rsidR="00436679" w:rsidRDefault="00436679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3170A" id="Rectangle 262" o:spid="_x0000_s1030" style="position:absolute;left:0;text-align:left;margin-left:101.55pt;margin-top:46.65pt;width:29.3pt;height:15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" filled="f" strokecolor="#ffc000 [3207]" strokeweight="2pt">
                <v:textbox>
                  <w:txbxContent>
                    <w:p w14:paraId="4F37D730" w14:textId="77777777" w:rsidR="00436679" w:rsidRDefault="00436679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86D5BF9" wp14:editId="4A1FAD03">
                <wp:simplePos x="0" y="0"/>
                <wp:positionH relativeFrom="column">
                  <wp:posOffset>42726</wp:posOffset>
                </wp:positionH>
                <wp:positionV relativeFrom="paragraph">
                  <wp:posOffset>168094</wp:posOffset>
                </wp:positionV>
                <wp:extent cx="4914900" cy="636814"/>
                <wp:effectExtent l="0" t="0" r="19050" b="11430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6368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F3529" id="Rectangle 261" o:spid="_x0000_s1026" style="position:absolute;margin-left:3.35pt;margin-top:13.25pt;width:387pt;height:50.1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D48F0BC" wp14:editId="28629723">
            <wp:extent cx="5278755" cy="1863725"/>
            <wp:effectExtent l="0" t="0" r="0" b="317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34B1" w14:textId="77777777" w:rsidR="00045C43" w:rsidRPr="007243D7" w:rsidRDefault="00045C43" w:rsidP="007E53B8">
      <w:pPr>
        <w:pStyle w:val="FigureCaption"/>
        <w:rPr>
          <w:u w:val="single"/>
        </w:rPr>
      </w:pPr>
      <w:bookmarkStart w:id="413" w:name="_Toc444535285"/>
      <w:r>
        <w:t xml:space="preserve">Figure </w:t>
      </w:r>
      <w:r w:rsidR="001D383C">
        <w:t>33</w:t>
      </w:r>
      <w:r>
        <w:t>: Filter Grievances</w:t>
      </w:r>
      <w:bookmarkEnd w:id="413"/>
    </w:p>
    <w:p w14:paraId="42012D23" w14:textId="77777777" w:rsidR="007243D7" w:rsidRDefault="007243D7" w:rsidP="00DC39E0">
      <w:pPr>
        <w:pStyle w:val="BodyText2"/>
        <w:numPr>
          <w:ilvl w:val="0"/>
          <w:numId w:val="46"/>
        </w:numPr>
      </w:pPr>
      <w:r>
        <w:t>Specify the required value in one or more of the fields listed:</w:t>
      </w:r>
    </w:p>
    <w:p w14:paraId="422D7274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>: Period of raising grievance</w:t>
      </w:r>
      <w:r w:rsidR="00045C43">
        <w:t>s</w:t>
      </w:r>
      <w:r>
        <w:t xml:space="preserve">. </w:t>
      </w:r>
    </w:p>
    <w:p w14:paraId="648CA4B4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Transaction ID</w:t>
      </w:r>
      <w:r>
        <w:t>: This is the transaction ID of the stock.</w:t>
      </w:r>
    </w:p>
    <w:p w14:paraId="0297820F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ID</w:t>
      </w:r>
      <w:r>
        <w:t>: This is the</w:t>
      </w:r>
      <w:r w:rsidR="001267E7">
        <w:t xml:space="preserve"> </w:t>
      </w:r>
      <w:r>
        <w:t xml:space="preserve">ID </w:t>
      </w:r>
      <w:r w:rsidR="001267E7">
        <w:t>assigned to</w:t>
      </w:r>
      <w:r>
        <w:t xml:space="preserve"> the grievance.</w:t>
      </w:r>
    </w:p>
    <w:p w14:paraId="096525CF" w14:textId="77777777" w:rsidR="005A0E51" w:rsidRDefault="007243D7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Status</w:t>
      </w:r>
      <w:r>
        <w:t>: The status can be</w:t>
      </w:r>
      <w:r w:rsidR="001267E7">
        <w:t>:</w:t>
      </w:r>
      <w:r w:rsidR="007A1C59">
        <w:t xml:space="preserve"> </w:t>
      </w:r>
    </w:p>
    <w:p w14:paraId="08683E10" w14:textId="77777777" w:rsidR="007243D7" w:rsidRDefault="007243D7" w:rsidP="005A0E51">
      <w:pPr>
        <w:pStyle w:val="BodyText2"/>
        <w:numPr>
          <w:ilvl w:val="1"/>
          <w:numId w:val="47"/>
        </w:numPr>
      </w:pPr>
      <w:r>
        <w:t>New</w:t>
      </w:r>
    </w:p>
    <w:p w14:paraId="22219757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Pending with CEIR Administrator</w:t>
      </w:r>
    </w:p>
    <w:p w14:paraId="7DB79D47" w14:textId="77777777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</w:t>
      </w:r>
      <w:r w:rsidR="000040AB">
        <w:t>U</w:t>
      </w:r>
      <w:r>
        <w:t>ser</w:t>
      </w:r>
    </w:p>
    <w:p w14:paraId="08199A58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Closed</w:t>
      </w:r>
    </w:p>
    <w:p w14:paraId="5942C4A9" w14:textId="77777777" w:rsidR="007243D7" w:rsidRDefault="007243D7" w:rsidP="00DC39E0">
      <w:pPr>
        <w:pStyle w:val="BodyText2"/>
        <w:numPr>
          <w:ilvl w:val="0"/>
          <w:numId w:val="46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717F650D" w14:textId="77777777" w:rsidR="007243D7" w:rsidRDefault="00D25ECB" w:rsidP="000B0CE4">
      <w:pPr>
        <w:pStyle w:val="BodyText2"/>
      </w:pPr>
      <w:r>
        <w:t>T</w:t>
      </w:r>
      <w:r w:rsidR="00045C43">
        <w:t>he filtered</w:t>
      </w:r>
      <w:r w:rsidR="007243D7">
        <w:t xml:space="preserve"> grievance</w:t>
      </w:r>
      <w:r w:rsidR="00045C43">
        <w:t>s</w:t>
      </w:r>
      <w:r w:rsidR="007243D7">
        <w:t xml:space="preserve"> are shown on the page.</w:t>
      </w:r>
    </w:p>
    <w:p w14:paraId="3F54A5E0" w14:textId="26D1AC6D" w:rsidR="00045C43" w:rsidRDefault="00CA6CEC" w:rsidP="00793FF2">
      <w:pPr>
        <w:pStyle w:val="BodyText2"/>
        <w:jc w:val="center"/>
      </w:pPr>
      <w:r>
        <w:rPr>
          <w:noProof/>
        </w:rPr>
        <w:drawing>
          <wp:inline distT="0" distB="0" distL="0" distR="0" wp14:anchorId="54D0A8F7" wp14:editId="741CDC76">
            <wp:extent cx="5278755" cy="187198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497C" w14:textId="77777777" w:rsidR="00A951C6" w:rsidRPr="007243D7" w:rsidRDefault="00A951C6" w:rsidP="00A951C6">
      <w:pPr>
        <w:pStyle w:val="FigureCaption"/>
        <w:rPr>
          <w:u w:val="single"/>
        </w:rPr>
      </w:pPr>
      <w:bookmarkStart w:id="414" w:name="_Toc444535286"/>
      <w:r>
        <w:t xml:space="preserve">Figure </w:t>
      </w:r>
      <w:r w:rsidR="001D383C">
        <w:t>34</w:t>
      </w:r>
      <w:r>
        <w:t>: Filter</w:t>
      </w:r>
      <w:r w:rsidR="006659F6">
        <w:t>ed</w:t>
      </w:r>
      <w:r>
        <w:t xml:space="preserve"> Grievances</w:t>
      </w:r>
      <w:bookmarkEnd w:id="414"/>
    </w:p>
    <w:p w14:paraId="732F4C90" w14:textId="05852313" w:rsidR="008A50C2" w:rsidRPr="002460BA" w:rsidRDefault="008A50C2" w:rsidP="008A50C2">
      <w:pPr>
        <w:pStyle w:val="BodyText2"/>
        <w:ind w:left="360"/>
        <w:rPr>
          <w:ins w:id="415" w:author="gaurav" w:date="2021-06-02T18:25:00Z"/>
        </w:rPr>
      </w:pPr>
      <w:ins w:id="416" w:author="gaurav" w:date="2021-06-02T18:25:00Z">
        <w:r>
          <w:t>The user can clear all filters using the “</w:t>
        </w:r>
        <w:r w:rsidRPr="006B407A">
          <w:rPr>
            <w:b/>
            <w:bCs/>
          </w:rPr>
          <w:t>Clear All Filters</w:t>
        </w:r>
        <w:r>
          <w:t>” button. This will reset all the filter values applied on the page</w:t>
        </w:r>
      </w:ins>
      <w:ins w:id="417" w:author="gaurav" w:date="2021-06-04T09:51:00Z">
        <w:r w:rsidR="00D02A23">
          <w:t xml:space="preserve"> and also refresh the data table</w:t>
        </w:r>
      </w:ins>
      <w:ins w:id="418" w:author="gaurav" w:date="2021-06-02T18:25:00Z">
        <w:r>
          <w:t xml:space="preserve">.                                                                                                                                </w:t>
        </w:r>
      </w:ins>
    </w:p>
    <w:p w14:paraId="789928F2" w14:textId="77777777" w:rsidR="008A50C2" w:rsidRDefault="008A50C2" w:rsidP="008A50C2">
      <w:pPr>
        <w:pStyle w:val="Heading2"/>
        <w:rPr>
          <w:ins w:id="419" w:author="gaurav" w:date="2021-06-02T18:25:00Z"/>
        </w:rPr>
      </w:pPr>
      <w:bookmarkStart w:id="420" w:name="_Toc73692662"/>
      <w:ins w:id="421" w:author="gaurav" w:date="2021-06-02T18:25:00Z">
        <w:r>
          <w:lastRenderedPageBreak/>
          <w:t>Sorting Consignments</w:t>
        </w:r>
        <w:bookmarkEnd w:id="420"/>
      </w:ins>
    </w:p>
    <w:p w14:paraId="26C4B6D7" w14:textId="77777777" w:rsidR="008A50C2" w:rsidRDefault="008A50C2" w:rsidP="008A50C2">
      <w:pPr>
        <w:pStyle w:val="BodyText2"/>
        <w:rPr>
          <w:ins w:id="422" w:author="gaurav" w:date="2021-06-02T18:25:00Z"/>
        </w:rPr>
      </w:pPr>
      <w:ins w:id="423" w:author="gaurav" w:date="2021-06-02T18:25:00Z">
        <w:r>
          <w:t xml:space="preserve">By default, all records displayed are sorted based on modified date. User can sort the records as per his convenience by clicking the arrow button on header in the table displayed. </w:t>
        </w:r>
      </w:ins>
    </w:p>
    <w:p w14:paraId="63A7115F" w14:textId="77777777" w:rsidR="008A50C2" w:rsidRDefault="008A50C2" w:rsidP="008A50C2">
      <w:pPr>
        <w:pStyle w:val="BodyText2"/>
        <w:rPr>
          <w:ins w:id="424" w:author="gaurav" w:date="2021-06-02T18:25:00Z"/>
        </w:rPr>
      </w:pPr>
      <w:ins w:id="425" w:author="gaurav" w:date="2021-06-02T18:25:00Z">
        <w:r>
          <w:t>On first click, the records are sorted in ascending order. When user clicks the arrow buttons again, records are sorted in descending order.</w:t>
        </w:r>
      </w:ins>
    </w:p>
    <w:p w14:paraId="2E4BDBFC" w14:textId="3F3CE0E9" w:rsidR="00A951C6" w:rsidRDefault="008A50C2" w:rsidP="00793FF2">
      <w:pPr>
        <w:pStyle w:val="BodyText2"/>
        <w:jc w:val="center"/>
      </w:pPr>
      <w:ins w:id="426" w:author="gaurav" w:date="2021-06-02T18:26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7936" behindDoc="0" locked="0" layoutInCell="1" allowOverlap="1" wp14:anchorId="1D8D25AF" wp14:editId="12D7B9D7">
                  <wp:simplePos x="0" y="0"/>
                  <wp:positionH relativeFrom="column">
                    <wp:posOffset>981619</wp:posOffset>
                  </wp:positionH>
                  <wp:positionV relativeFrom="paragraph">
                    <wp:posOffset>1009832</wp:posOffset>
                  </wp:positionV>
                  <wp:extent cx="169727" cy="106136"/>
                  <wp:effectExtent l="0" t="0" r="20955" b="27305"/>
                  <wp:wrapNone/>
                  <wp:docPr id="148" name="Rectangle 14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69727" cy="10613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accent4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31823B" w14:textId="77777777" w:rsidR="008A50C2" w:rsidRDefault="008A50C2" w:rsidP="008A50C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1D8D25AF" id="Rectangle 148" o:spid="_x0000_s1031" style="position:absolute;left:0;text-align:left;margin-left:77.3pt;margin-top:79.5pt;width:13.35pt;height:8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" filled="f" strokecolor="#ffc000 [3207]" strokeweight="2pt">
                  <v:textbox>
                    <w:txbxContent>
                      <w:p w14:paraId="5231823B" w14:textId="77777777" w:rsidR="008A50C2" w:rsidRDefault="008A50C2" w:rsidP="008A50C2">
                        <w:pPr>
                          <w:jc w:val="center"/>
                        </w:pPr>
                      </w:p>
                    </w:txbxContent>
                  </v:textbox>
                </v:rect>
              </w:pict>
            </mc:Fallback>
          </mc:AlternateContent>
        </w:r>
        <w:r>
          <w:rPr>
            <w:noProof/>
          </w:rPr>
          <w:drawing>
            <wp:inline distT="0" distB="0" distL="0" distR="0" wp14:anchorId="498100A8" wp14:editId="4AD57F5C">
              <wp:extent cx="5278755" cy="2034540"/>
              <wp:effectExtent l="0" t="0" r="0" b="3810"/>
              <wp:docPr id="147" name="Picture 1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8755" cy="20345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F432665" w14:textId="77777777" w:rsidR="007243D7" w:rsidRDefault="005937A5" w:rsidP="00045C43">
      <w:pPr>
        <w:pStyle w:val="Heading2"/>
      </w:pPr>
      <w:bookmarkStart w:id="427" w:name="_Toc73692663"/>
      <w:r>
        <w:t>Export</w:t>
      </w:r>
      <w:r w:rsidR="00045C43">
        <w:t xml:space="preserve"> Grievances</w:t>
      </w:r>
      <w:bookmarkEnd w:id="427"/>
    </w:p>
    <w:p w14:paraId="3E24ADFC" w14:textId="77777777" w:rsidR="000040AB" w:rsidRDefault="00976ADF" w:rsidP="000040AB">
      <w:pPr>
        <w:pStyle w:val="BodyText2"/>
      </w:pPr>
      <w:r>
        <w:t>A</w:t>
      </w:r>
      <w:r w:rsidR="000040AB">
        <w:t xml:space="preserve">ll the uploaded </w:t>
      </w:r>
      <w:r w:rsidR="0070762E">
        <w:t>grievances</w:t>
      </w:r>
      <w:r w:rsidR="000040AB">
        <w:t xml:space="preserve"> </w:t>
      </w:r>
      <w:r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2033665A" w14:textId="77777777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t>To export the grievances:</w:t>
      </w:r>
    </w:p>
    <w:p w14:paraId="6EEA614F" w14:textId="77777777" w:rsidR="009915B5" w:rsidRDefault="00B0246A" w:rsidP="00DC39E0">
      <w:pPr>
        <w:pStyle w:val="BodyText2"/>
        <w:numPr>
          <w:ilvl w:val="0"/>
          <w:numId w:val="4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770D1C" wp14:editId="4AFCB84F">
                <wp:simplePos x="0" y="0"/>
                <wp:positionH relativeFrom="column">
                  <wp:posOffset>263162</wp:posOffset>
                </wp:positionH>
                <wp:positionV relativeFrom="paragraph">
                  <wp:posOffset>281849</wp:posOffset>
                </wp:positionV>
                <wp:extent cx="5295900" cy="1698172"/>
                <wp:effectExtent l="0" t="0" r="19050" b="16510"/>
                <wp:wrapNone/>
                <wp:docPr id="461" name="Rectangl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1698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EC045" id="Rectangle 461" o:spid="_x0000_s1026" style="position:absolute;margin-left:20.7pt;margin-top:22.2pt;width:417pt;height:133.7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" filled="f" strokecolor="black [3213]" strokeweight="1pt"/>
            </w:pict>
          </mc:Fallback>
        </mc:AlternateContent>
      </w:r>
      <w:r w:rsidR="009915B5">
        <w:t xml:space="preserve">Click </w:t>
      </w:r>
      <w:r w:rsidR="009915B5" w:rsidRPr="00054A1F">
        <w:rPr>
          <w:b/>
          <w:bCs/>
        </w:rPr>
        <w:t>Export</w:t>
      </w:r>
      <w:r w:rsidR="009915B5">
        <w:t xml:space="preserve"> (seen on the top right corner of the </w:t>
      </w:r>
      <w:r w:rsidR="007A1C59">
        <w:rPr>
          <w:b/>
          <w:bCs/>
        </w:rPr>
        <w:t>Grievance</w:t>
      </w:r>
      <w:r w:rsidR="007A1C59" w:rsidRPr="00D60A13">
        <w:rPr>
          <w:b/>
          <w:bCs/>
        </w:rPr>
        <w:t xml:space="preserve"> </w:t>
      </w:r>
      <w:r w:rsidR="009915B5">
        <w:rPr>
          <w:b/>
          <w:bCs/>
        </w:rPr>
        <w:t xml:space="preserve">Management </w:t>
      </w:r>
      <w:r w:rsidR="009915B5">
        <w:t xml:space="preserve">page). </w:t>
      </w:r>
    </w:p>
    <w:p w14:paraId="30A41301" w14:textId="5456DA3F" w:rsidR="00941A7E" w:rsidRDefault="00433290" w:rsidP="00B0246A">
      <w:pPr>
        <w:pStyle w:val="BodyText2"/>
        <w:ind w:left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FAED191" wp14:editId="23B0ECFE">
                <wp:simplePos x="0" y="0"/>
                <wp:positionH relativeFrom="column">
                  <wp:posOffset>3153138</wp:posOffset>
                </wp:positionH>
                <wp:positionV relativeFrom="paragraph">
                  <wp:posOffset>728073</wp:posOffset>
                </wp:positionV>
                <wp:extent cx="357809" cy="129182"/>
                <wp:effectExtent l="0" t="0" r="23495" b="23495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2918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A019F8" w14:textId="77777777" w:rsidR="00436679" w:rsidRDefault="00436679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ED191" id="Rectangle 265" o:spid="_x0000_s1032" style="position:absolute;left:0;text-align:left;margin-left:248.3pt;margin-top:57.35pt;width:28.15pt;height:10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" filled="f" strokecolor="#ffc000 [3207]" strokeweight="2pt">
                <v:textbox>
                  <w:txbxContent>
                    <w:p w14:paraId="3EA019F8" w14:textId="77777777" w:rsidR="00436679" w:rsidRDefault="00436679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A6CEC">
        <w:rPr>
          <w:noProof/>
        </w:rPr>
        <w:drawing>
          <wp:inline distT="0" distB="0" distL="0" distR="0" wp14:anchorId="22FF789B" wp14:editId="1D55BC38">
            <wp:extent cx="5278755" cy="1651000"/>
            <wp:effectExtent l="0" t="0" r="0" b="635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D838" w14:textId="77777777" w:rsidR="00E33E46" w:rsidRDefault="000F2A8D" w:rsidP="007E53B8">
      <w:pPr>
        <w:pStyle w:val="FigureCaption"/>
      </w:pPr>
      <w:r>
        <w:t xml:space="preserve">                                 </w:t>
      </w:r>
      <w:bookmarkStart w:id="428" w:name="_Toc444535287"/>
      <w:r w:rsidR="00E33E46">
        <w:t xml:space="preserve">Figure </w:t>
      </w:r>
      <w:r w:rsidR="001D383C">
        <w:t>35</w:t>
      </w:r>
      <w:r w:rsidR="00E33E46">
        <w:t>: Grievance Management</w:t>
      </w:r>
      <w:bookmarkEnd w:id="428"/>
    </w:p>
    <w:p w14:paraId="5A68A16D" w14:textId="77777777" w:rsidR="009915B5" w:rsidRDefault="009915B5" w:rsidP="009915B5">
      <w:pPr>
        <w:pStyle w:val="BodyText2"/>
        <w:ind w:left="360"/>
      </w:pPr>
      <w:r>
        <w:t xml:space="preserve">The following page appears. </w:t>
      </w:r>
    </w:p>
    <w:p w14:paraId="7B05BE91" w14:textId="77777777" w:rsidR="009915B5" w:rsidRDefault="00D405A8" w:rsidP="009915B5">
      <w:pPr>
        <w:pStyle w:val="BodyText2"/>
        <w:ind w:left="709" w:hanging="709"/>
        <w:jc w:val="center"/>
      </w:pPr>
      <w:r>
        <w:rPr>
          <w:noProof/>
        </w:rPr>
        <w:lastRenderedPageBreak/>
        <w:drawing>
          <wp:inline distT="0" distB="0" distL="0" distR="0" wp14:anchorId="7C4E5BE5" wp14:editId="65285454">
            <wp:extent cx="2904132" cy="2144486"/>
            <wp:effectExtent l="19050" t="19050" r="10795" b="273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ievance dump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15201" cy="215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CB710" w14:textId="77777777" w:rsidR="009915B5" w:rsidRDefault="00976ADF" w:rsidP="007E53B8">
      <w:pPr>
        <w:pStyle w:val="FigureCaption"/>
      </w:pPr>
      <w:r>
        <w:t xml:space="preserve">  </w:t>
      </w:r>
      <w:bookmarkStart w:id="429" w:name="_Toc444535288"/>
      <w:r w:rsidR="009915B5" w:rsidRPr="00D405A8">
        <w:t xml:space="preserve">Figure </w:t>
      </w:r>
      <w:r w:rsidR="001D383C">
        <w:t>36</w:t>
      </w:r>
      <w:r w:rsidR="009915B5" w:rsidRPr="00D405A8">
        <w:t xml:space="preserve">: Open or Save </w:t>
      </w:r>
      <w:r w:rsidR="00045C43" w:rsidRPr="00D405A8">
        <w:t>Export</w:t>
      </w:r>
      <w:r w:rsidR="000F5679" w:rsidRPr="00D405A8">
        <w:t>ed Grievance</w:t>
      </w:r>
      <w:r w:rsidR="009915B5" w:rsidRPr="00D405A8">
        <w:t xml:space="preserve"> File</w:t>
      </w:r>
      <w:bookmarkEnd w:id="429"/>
      <w:r w:rsidR="009915B5">
        <w:t xml:space="preserve"> </w:t>
      </w:r>
    </w:p>
    <w:p w14:paraId="33B7BA5A" w14:textId="77777777" w:rsidR="009915B5" w:rsidRDefault="009915B5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2A74EADC" w14:textId="4B7173D8" w:rsidR="0036447D" w:rsidRDefault="008B1BA9" w:rsidP="009915B5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5A760095" wp14:editId="38D14231">
            <wp:extent cx="5278755" cy="909320"/>
            <wp:effectExtent l="0" t="0" r="0" b="508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BD6E" w14:textId="77777777" w:rsidR="009915B5" w:rsidRDefault="009915B5" w:rsidP="007E53B8">
      <w:pPr>
        <w:pStyle w:val="FigureCaption"/>
      </w:pPr>
      <w:bookmarkStart w:id="430" w:name="_Toc444535289"/>
      <w:r>
        <w:t xml:space="preserve">Figure </w:t>
      </w:r>
      <w:r w:rsidR="001D383C">
        <w:t>37</w:t>
      </w:r>
      <w:r>
        <w:t xml:space="preserve">: </w:t>
      </w:r>
      <w:r w:rsidR="000F5679">
        <w:t>Exported Grievances</w:t>
      </w:r>
      <w:bookmarkEnd w:id="430"/>
    </w:p>
    <w:p w14:paraId="010A180E" w14:textId="49595EF7" w:rsidR="005937A5" w:rsidRDefault="0070762E" w:rsidP="00D5498E">
      <w:pPr>
        <w:pStyle w:val="BodyText2"/>
      </w:pPr>
      <w:r>
        <w:t xml:space="preserve">Instead of exporting all the grievances, </w:t>
      </w:r>
      <w:r w:rsidR="00BF2AEA">
        <w:t>Distributor</w:t>
      </w:r>
      <w:r w:rsidR="005132E3">
        <w:t>s</w:t>
      </w:r>
      <w:r>
        <w:t xml:space="preserve"> can </w:t>
      </w:r>
      <w:r w:rsidR="00225432">
        <w:t>export</w:t>
      </w:r>
      <w:r>
        <w:t xml:space="preserve">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</w:p>
    <w:sectPr w:rsidR="005937A5" w:rsidSect="00423854">
      <w:headerReference w:type="even" r:id="rId80"/>
      <w:headerReference w:type="first" r:id="rId81"/>
      <w:footerReference w:type="first" r:id="rId82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2A270" w14:textId="77777777" w:rsidR="005B6BC1" w:rsidRDefault="005B6BC1">
      <w:r>
        <w:separator/>
      </w:r>
    </w:p>
    <w:p w14:paraId="342E6D3E" w14:textId="77777777" w:rsidR="005B6BC1" w:rsidRDefault="005B6BC1"/>
  </w:endnote>
  <w:endnote w:type="continuationSeparator" w:id="0">
    <w:p w14:paraId="4BE09C2D" w14:textId="77777777" w:rsidR="005B6BC1" w:rsidRDefault="005B6BC1">
      <w:r>
        <w:continuationSeparator/>
      </w:r>
    </w:p>
    <w:p w14:paraId="02D438F4" w14:textId="77777777" w:rsidR="005B6BC1" w:rsidRDefault="005B6BC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E7E43" w14:textId="77777777" w:rsidR="00436679" w:rsidRPr="0089039A" w:rsidRDefault="00436679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93820" w14:textId="77777777" w:rsidR="00436679" w:rsidRPr="003912B1" w:rsidRDefault="00436679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>
      <w:rPr>
        <w:noProof/>
        <w:sz w:val="18"/>
        <w:szCs w:val="18"/>
      </w:rPr>
      <w:t>7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6C2AF4C6" w14:textId="77777777" w:rsidR="00436679" w:rsidRDefault="00436679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11F30" w14:textId="77777777" w:rsidR="00436679" w:rsidRDefault="00436679" w:rsidP="008E4210">
    <w:pPr>
      <w:pStyle w:val="Code"/>
    </w:pPr>
  </w:p>
  <w:p w14:paraId="39064583" w14:textId="77777777" w:rsidR="00436679" w:rsidRPr="00805B5D" w:rsidRDefault="00436679" w:rsidP="008E4210">
    <w:pPr>
      <w:pStyle w:val="BodyText2"/>
    </w:pPr>
  </w:p>
  <w:p w14:paraId="40A57A99" w14:textId="77777777" w:rsidR="00436679" w:rsidRPr="00FC40C3" w:rsidRDefault="00436679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3FCAE" w14:textId="77777777" w:rsidR="00436679" w:rsidRPr="00531438" w:rsidRDefault="00436679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C4FBD" w14:textId="77777777" w:rsidR="00436679" w:rsidRDefault="00436679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23DBE8F1" w14:textId="77777777" w:rsidR="00436679" w:rsidRPr="00A27E48" w:rsidRDefault="00436679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03CE6" w14:textId="77777777" w:rsidR="005B6BC1" w:rsidRDefault="005B6BC1">
      <w:r>
        <w:separator/>
      </w:r>
    </w:p>
    <w:p w14:paraId="305CFC6D" w14:textId="77777777" w:rsidR="005B6BC1" w:rsidRDefault="005B6BC1"/>
  </w:footnote>
  <w:footnote w:type="continuationSeparator" w:id="0">
    <w:p w14:paraId="6BF93248" w14:textId="77777777" w:rsidR="005B6BC1" w:rsidRDefault="005B6BC1">
      <w:r>
        <w:continuationSeparator/>
      </w:r>
    </w:p>
    <w:p w14:paraId="520ADD6E" w14:textId="77777777" w:rsidR="005B6BC1" w:rsidRDefault="005B6BC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8E94E" w14:textId="77777777" w:rsidR="00436679" w:rsidRDefault="00436679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262412A7" wp14:editId="50EC46B1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26B401C" w14:textId="77777777" w:rsidR="00436679" w:rsidRDefault="00436679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D4B7E" w14:textId="77777777" w:rsidR="00436679" w:rsidRDefault="00436679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1360CCB8" wp14:editId="039A6F36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6961D4E" w14:textId="77777777" w:rsidR="00436679" w:rsidRDefault="00436679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Distributor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9E75C" w14:textId="77777777" w:rsidR="00436679" w:rsidRDefault="00436679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89344" w14:textId="77777777" w:rsidR="00436679" w:rsidRDefault="00436679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56A91F37" wp14:editId="311F6E74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6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1DDD1A14" wp14:editId="463E451C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48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27A3A" w14:textId="77777777" w:rsidR="00436679" w:rsidRDefault="00436679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5DEE26D3" wp14:editId="14545CD3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4A47E0BB" w14:textId="77777777" w:rsidR="00436679" w:rsidRDefault="00436679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71D3E" w14:textId="77777777" w:rsidR="00436679" w:rsidRDefault="00436679">
    <w:r>
      <w:rPr>
        <w:noProof/>
      </w:rPr>
      <w:drawing>
        <wp:anchor distT="0" distB="0" distL="114300" distR="114300" simplePos="0" relativeHeight="251666432" behindDoc="1" locked="0" layoutInCell="1" allowOverlap="1" wp14:anchorId="0379BAE9" wp14:editId="70042F38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D478923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8" type="#_x0000_t75" style="width:75.75pt;height:75.75pt" o:bullet="t">
        <v:imagedata r:id="rId1" o:title="bullet"/>
      </v:shape>
    </w:pict>
  </w:numPicBullet>
  <w:numPicBullet w:numPicBulletId="1">
    <w:pict>
      <v:shape id="_x0000_i1129" type="#_x0000_t75" alt="A close up of a logo&#10;&#10;Description automatically generated" style="width:48pt;height:43.5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7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8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2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6D0EEE"/>
    <w:multiLevelType w:val="hybridMultilevel"/>
    <w:tmpl w:val="0CAEC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5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49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1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2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8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2"/>
  </w:num>
  <w:num w:numId="3">
    <w:abstractNumId w:val="2"/>
  </w:num>
  <w:num w:numId="4">
    <w:abstractNumId w:val="31"/>
  </w:num>
  <w:num w:numId="5">
    <w:abstractNumId w:val="1"/>
  </w:num>
  <w:num w:numId="6">
    <w:abstractNumId w:val="10"/>
  </w:num>
  <w:num w:numId="7">
    <w:abstractNumId w:val="3"/>
  </w:num>
  <w:num w:numId="8">
    <w:abstractNumId w:val="50"/>
  </w:num>
  <w:num w:numId="9">
    <w:abstractNumId w:val="46"/>
  </w:num>
  <w:num w:numId="10">
    <w:abstractNumId w:val="9"/>
  </w:num>
  <w:num w:numId="11">
    <w:abstractNumId w:val="48"/>
  </w:num>
  <w:num w:numId="12">
    <w:abstractNumId w:val="27"/>
  </w:num>
  <w:num w:numId="13">
    <w:abstractNumId w:val="35"/>
  </w:num>
  <w:num w:numId="14">
    <w:abstractNumId w:val="30"/>
  </w:num>
  <w:num w:numId="15">
    <w:abstractNumId w:val="25"/>
  </w:num>
  <w:num w:numId="16">
    <w:abstractNumId w:val="33"/>
  </w:num>
  <w:num w:numId="17">
    <w:abstractNumId w:val="26"/>
  </w:num>
  <w:num w:numId="18">
    <w:abstractNumId w:val="52"/>
  </w:num>
  <w:num w:numId="19">
    <w:abstractNumId w:val="19"/>
  </w:num>
  <w:num w:numId="20">
    <w:abstractNumId w:val="54"/>
  </w:num>
  <w:num w:numId="21">
    <w:abstractNumId w:val="51"/>
  </w:num>
  <w:num w:numId="22">
    <w:abstractNumId w:val="8"/>
  </w:num>
  <w:num w:numId="23">
    <w:abstractNumId w:val="39"/>
  </w:num>
  <w:num w:numId="24">
    <w:abstractNumId w:val="47"/>
  </w:num>
  <w:num w:numId="25">
    <w:abstractNumId w:val="29"/>
  </w:num>
  <w:num w:numId="26">
    <w:abstractNumId w:val="21"/>
  </w:num>
  <w:num w:numId="27">
    <w:abstractNumId w:val="11"/>
  </w:num>
  <w:num w:numId="28">
    <w:abstractNumId w:val="7"/>
  </w:num>
  <w:num w:numId="29">
    <w:abstractNumId w:val="24"/>
  </w:num>
  <w:num w:numId="30">
    <w:abstractNumId w:val="4"/>
  </w:num>
  <w:num w:numId="31">
    <w:abstractNumId w:val="23"/>
  </w:num>
  <w:num w:numId="32">
    <w:abstractNumId w:val="12"/>
  </w:num>
  <w:num w:numId="33">
    <w:abstractNumId w:val="49"/>
  </w:num>
  <w:num w:numId="34">
    <w:abstractNumId w:val="20"/>
  </w:num>
  <w:num w:numId="35">
    <w:abstractNumId w:val="36"/>
  </w:num>
  <w:num w:numId="36">
    <w:abstractNumId w:val="44"/>
  </w:num>
  <w:num w:numId="37">
    <w:abstractNumId w:val="40"/>
  </w:num>
  <w:num w:numId="38">
    <w:abstractNumId w:val="58"/>
  </w:num>
  <w:num w:numId="39">
    <w:abstractNumId w:val="38"/>
  </w:num>
  <w:num w:numId="40">
    <w:abstractNumId w:val="5"/>
  </w:num>
  <w:num w:numId="41">
    <w:abstractNumId w:val="15"/>
  </w:num>
  <w:num w:numId="42">
    <w:abstractNumId w:val="17"/>
  </w:num>
  <w:num w:numId="43">
    <w:abstractNumId w:val="28"/>
  </w:num>
  <w:num w:numId="44">
    <w:abstractNumId w:val="55"/>
  </w:num>
  <w:num w:numId="45">
    <w:abstractNumId w:val="34"/>
  </w:num>
  <w:num w:numId="46">
    <w:abstractNumId w:val="18"/>
  </w:num>
  <w:num w:numId="47">
    <w:abstractNumId w:val="6"/>
  </w:num>
  <w:num w:numId="48">
    <w:abstractNumId w:val="43"/>
  </w:num>
  <w:num w:numId="49">
    <w:abstractNumId w:val="37"/>
  </w:num>
  <w:num w:numId="50">
    <w:abstractNumId w:val="53"/>
  </w:num>
  <w:num w:numId="51">
    <w:abstractNumId w:val="13"/>
  </w:num>
  <w:num w:numId="52">
    <w:abstractNumId w:val="56"/>
  </w:num>
  <w:num w:numId="53">
    <w:abstractNumId w:val="22"/>
  </w:num>
  <w:num w:numId="54">
    <w:abstractNumId w:val="41"/>
  </w:num>
  <w:num w:numId="55">
    <w:abstractNumId w:val="45"/>
  </w:num>
  <w:num w:numId="56">
    <w:abstractNumId w:val="14"/>
  </w:num>
  <w:num w:numId="57">
    <w:abstractNumId w:val="16"/>
  </w:num>
  <w:num w:numId="58">
    <w:abstractNumId w:val="32"/>
  </w:num>
  <w:num w:numId="59">
    <w:abstractNumId w:val="57"/>
  </w:num>
  <w:numIdMacAtCleanup w:val="5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aurav">
    <w15:presenceInfo w15:providerId="None" w15:userId="gaura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activeWritingStyle w:appName="MSWord" w:lang="fr-FR" w:vendorID="64" w:dllVersion="4096" w:nlCheck="1" w:checkStyle="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trackRevisions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C58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75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43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393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3C0B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675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24A"/>
    <w:rsid w:val="00187698"/>
    <w:rsid w:val="001876DF"/>
    <w:rsid w:val="00187763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2891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83C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27D60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6B48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7EC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05C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94F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0AE"/>
    <w:rsid w:val="00325312"/>
    <w:rsid w:val="00325C6F"/>
    <w:rsid w:val="00325D7C"/>
    <w:rsid w:val="00325E71"/>
    <w:rsid w:val="00327714"/>
    <w:rsid w:val="003277B3"/>
    <w:rsid w:val="00327C5E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B47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777"/>
    <w:rsid w:val="00345CF2"/>
    <w:rsid w:val="00345D9C"/>
    <w:rsid w:val="00345F1E"/>
    <w:rsid w:val="003463D1"/>
    <w:rsid w:val="0034665F"/>
    <w:rsid w:val="00346681"/>
    <w:rsid w:val="0034672B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171"/>
    <w:rsid w:val="003C46D6"/>
    <w:rsid w:val="003C4E3A"/>
    <w:rsid w:val="003C50F0"/>
    <w:rsid w:val="003C50F4"/>
    <w:rsid w:val="003C59E0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D66E2"/>
    <w:rsid w:val="003E0A93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414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70A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679"/>
    <w:rsid w:val="00436AD7"/>
    <w:rsid w:val="00436E63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51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358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7B9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2E7"/>
    <w:rsid w:val="004E535A"/>
    <w:rsid w:val="004E54AD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55B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AB1"/>
    <w:rsid w:val="00554FD1"/>
    <w:rsid w:val="00555D55"/>
    <w:rsid w:val="005561D5"/>
    <w:rsid w:val="0055648C"/>
    <w:rsid w:val="0055686C"/>
    <w:rsid w:val="0055769D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907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899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95"/>
    <w:rsid w:val="005B52EA"/>
    <w:rsid w:val="005B61D2"/>
    <w:rsid w:val="005B62F5"/>
    <w:rsid w:val="005B6472"/>
    <w:rsid w:val="005B66CC"/>
    <w:rsid w:val="005B6BC1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1C7C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1AF3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B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DD7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75C3"/>
    <w:rsid w:val="006E76FF"/>
    <w:rsid w:val="006E7BF6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0BB9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9C8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DF9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993"/>
    <w:rsid w:val="00774A9C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8F0"/>
    <w:rsid w:val="007B0A36"/>
    <w:rsid w:val="007B0A9E"/>
    <w:rsid w:val="007B0B50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6FE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55D8"/>
    <w:rsid w:val="0084627F"/>
    <w:rsid w:val="008462CB"/>
    <w:rsid w:val="008465A4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CE3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0C2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BA9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523F"/>
    <w:rsid w:val="008E616D"/>
    <w:rsid w:val="008E662B"/>
    <w:rsid w:val="008E6F67"/>
    <w:rsid w:val="008E74E4"/>
    <w:rsid w:val="008E7622"/>
    <w:rsid w:val="008F0847"/>
    <w:rsid w:val="008F0ED5"/>
    <w:rsid w:val="008F1020"/>
    <w:rsid w:val="008F10A5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378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0A9D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0DE5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61B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1BF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4EA8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0B2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518E"/>
    <w:rsid w:val="00A55519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6525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1CC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7E5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46A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12C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554A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9DD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1C2"/>
    <w:rsid w:val="00BF17FA"/>
    <w:rsid w:val="00BF212E"/>
    <w:rsid w:val="00BF2295"/>
    <w:rsid w:val="00BF2AEA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85D"/>
    <w:rsid w:val="00C00FFB"/>
    <w:rsid w:val="00C011DA"/>
    <w:rsid w:val="00C01421"/>
    <w:rsid w:val="00C02031"/>
    <w:rsid w:val="00C020CD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38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06E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4888"/>
    <w:rsid w:val="00C34AD1"/>
    <w:rsid w:val="00C34B7E"/>
    <w:rsid w:val="00C35240"/>
    <w:rsid w:val="00C35588"/>
    <w:rsid w:val="00C35628"/>
    <w:rsid w:val="00C35747"/>
    <w:rsid w:val="00C371DD"/>
    <w:rsid w:val="00C379AC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7AB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3C5F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368F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6CEC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0D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17CA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7D4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23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5ECB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15E"/>
    <w:rsid w:val="00D5227B"/>
    <w:rsid w:val="00D52F1A"/>
    <w:rsid w:val="00D5366E"/>
    <w:rsid w:val="00D53B89"/>
    <w:rsid w:val="00D53EB4"/>
    <w:rsid w:val="00D5400F"/>
    <w:rsid w:val="00D5498E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625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52D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6F8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CBD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2849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14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19"/>
    <w:rsid w:val="00E74B28"/>
    <w:rsid w:val="00E75613"/>
    <w:rsid w:val="00E7568B"/>
    <w:rsid w:val="00E757D6"/>
    <w:rsid w:val="00E7588A"/>
    <w:rsid w:val="00E75C0E"/>
    <w:rsid w:val="00E75D3D"/>
    <w:rsid w:val="00E76A0E"/>
    <w:rsid w:val="00E76B2E"/>
    <w:rsid w:val="00E76BD3"/>
    <w:rsid w:val="00E776DF"/>
    <w:rsid w:val="00E776EE"/>
    <w:rsid w:val="00E77C16"/>
    <w:rsid w:val="00E77C46"/>
    <w:rsid w:val="00E77C4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391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13E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242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1CE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1EFE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1170F16"/>
  <w15:docId w15:val="{D64768B3-0668-48FC-AEAF-724A6827C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5.gif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microsoft.com/office/2011/relationships/people" Target="people.xml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gif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82" Type="http://schemas.openxmlformats.org/officeDocument/2006/relationships/footer" Target="footer5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1.png"/><Relationship Id="rId27" Type="http://schemas.openxmlformats.org/officeDocument/2006/relationships/image" Target="media/image16.gif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header" Target="header5.xml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14.png"/><Relationship Id="rId33" Type="http://schemas.openxmlformats.org/officeDocument/2006/relationships/image" Target="media/image22.gif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microsoft.com/office/2007/relationships/hdphoto" Target="media/hdphoto1.wdp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header" Target="header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9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8A6F42-5ADE-49F6-A880-1A0199509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42</TotalTime>
  <Pages>36</Pages>
  <Words>4222</Words>
  <Characters>24068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28234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22</cp:revision>
  <cp:lastPrinted>2020-02-27T15:44:00Z</cp:lastPrinted>
  <dcterms:created xsi:type="dcterms:W3CDTF">2021-06-02T12:19:00Z</dcterms:created>
  <dcterms:modified xsi:type="dcterms:W3CDTF">2021-06-04T04:21:00Z</dcterms:modified>
</cp:coreProperties>
</file>