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ED86D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4C7329E" wp14:editId="18EDDD00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7B404" w14:textId="77777777" w:rsidR="0092423E" w:rsidRPr="003236E0" w:rsidRDefault="0092423E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TRC 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C732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1857B404" w14:textId="77777777" w:rsidR="0092423E" w:rsidRPr="003236E0" w:rsidRDefault="0092423E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TRC 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43F761" wp14:editId="62762EC9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5D3A79" w14:textId="77777777" w:rsidR="0092423E" w:rsidRDefault="0092423E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3F761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155D3A79" w14:textId="77777777" w:rsidR="0092423E" w:rsidRDefault="0092423E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6AEDBA3F" wp14:editId="3D0EEBF0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7ADDA" w14:textId="77777777" w:rsidR="0092423E" w:rsidRPr="00B44664" w:rsidRDefault="0092423E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BA3F"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6D37ADDA" w14:textId="77777777" w:rsidR="0092423E" w:rsidRPr="00B44664" w:rsidRDefault="0092423E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07E2325" wp14:editId="0216E477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BC85E5" w14:textId="77777777" w:rsidR="0092423E" w:rsidRDefault="0092423E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E2325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2BBC85E5" w14:textId="77777777" w:rsidR="0092423E" w:rsidRDefault="0092423E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77117C80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73686800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74E22F76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6E427140" w14:textId="77777777" w:rsidTr="0001372C">
        <w:tc>
          <w:tcPr>
            <w:tcW w:w="2282" w:type="dxa"/>
            <w:shd w:val="clear" w:color="auto" w:fill="5B9BD5" w:themeFill="accent1"/>
          </w:tcPr>
          <w:p w14:paraId="2443B08A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53D85C8C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2E634C77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2793065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9751638" w14:textId="77777777" w:rsidTr="0001372C">
        <w:tc>
          <w:tcPr>
            <w:tcW w:w="2282" w:type="dxa"/>
          </w:tcPr>
          <w:p w14:paraId="05FF86EF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36E83AD8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062636E8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03150BDF" w14:textId="77777777" w:rsidR="004F2CE7" w:rsidRPr="00BD7ABF" w:rsidRDefault="0092423E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F9079F" w14:paraId="40A9C561" w14:textId="77777777" w:rsidTr="0001372C">
        <w:trPr>
          <w:ins w:id="67" w:author="gaurav" w:date="2021-06-04T08:13:00Z"/>
        </w:trPr>
        <w:tc>
          <w:tcPr>
            <w:tcW w:w="2282" w:type="dxa"/>
          </w:tcPr>
          <w:p w14:paraId="157C8871" w14:textId="3DCFDEC3" w:rsidR="00F9079F" w:rsidRPr="00BD7ABF" w:rsidRDefault="00F9079F" w:rsidP="00D424B2">
            <w:pPr>
              <w:pStyle w:val="BodyText2"/>
              <w:jc w:val="center"/>
              <w:rPr>
                <w:ins w:id="68" w:author="gaurav" w:date="2021-06-04T08:13:00Z"/>
                <w:rFonts w:cs="Arial"/>
                <w:sz w:val="18"/>
                <w:szCs w:val="18"/>
              </w:rPr>
            </w:pPr>
            <w:ins w:id="69" w:author="gaurav" w:date="2021-06-04T08:13:00Z">
              <w:r>
                <w:rPr>
                  <w:rFonts w:cs="Arial"/>
                  <w:sz w:val="18"/>
                  <w:szCs w:val="18"/>
                </w:rPr>
                <w:t>Version 2.0</w:t>
              </w:r>
            </w:ins>
          </w:p>
        </w:tc>
        <w:tc>
          <w:tcPr>
            <w:tcW w:w="1824" w:type="dxa"/>
          </w:tcPr>
          <w:p w14:paraId="658B038E" w14:textId="77777777" w:rsidR="00F9079F" w:rsidRPr="00BD7ABF" w:rsidRDefault="00F9079F" w:rsidP="004F2CE7">
            <w:pPr>
              <w:pStyle w:val="BodyText2"/>
              <w:rPr>
                <w:ins w:id="70" w:author="gaurav" w:date="2021-06-04T08:13:00Z"/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21145ABF" w14:textId="4AA16A79" w:rsidR="00F9079F" w:rsidRPr="00BD7ABF" w:rsidRDefault="00F9079F" w:rsidP="004F2CE7">
            <w:pPr>
              <w:pStyle w:val="BodyText2"/>
              <w:rPr>
                <w:ins w:id="71" w:author="gaurav" w:date="2021-06-04T08:13:00Z"/>
                <w:rFonts w:cs="Arial"/>
                <w:sz w:val="18"/>
                <w:szCs w:val="18"/>
              </w:rPr>
            </w:pPr>
            <w:ins w:id="72" w:author="gaurav" w:date="2021-06-04T08:13:00Z">
              <w:r>
                <w:rPr>
                  <w:rFonts w:cs="Arial"/>
                  <w:sz w:val="18"/>
                  <w:szCs w:val="18"/>
                </w:rPr>
                <w:t xml:space="preserve">Update done for </w:t>
              </w:r>
            </w:ins>
            <w:ins w:id="73" w:author="gaurav" w:date="2021-06-04T08:14:00Z">
              <w:r w:rsidR="00240AD9">
                <w:rPr>
                  <w:rFonts w:cs="Arial"/>
                  <w:sz w:val="18"/>
                  <w:szCs w:val="18"/>
                </w:rPr>
                <w:t xml:space="preserve">feedback received during AT &amp; </w:t>
              </w:r>
            </w:ins>
            <w:ins w:id="74" w:author="gaurav" w:date="2021-06-04T08:13:00Z">
              <w:r>
                <w:rPr>
                  <w:rFonts w:cs="Arial"/>
                  <w:sz w:val="18"/>
                  <w:szCs w:val="18"/>
                </w:rPr>
                <w:t>Key changes</w:t>
              </w:r>
            </w:ins>
          </w:p>
        </w:tc>
        <w:tc>
          <w:tcPr>
            <w:tcW w:w="2052" w:type="dxa"/>
          </w:tcPr>
          <w:p w14:paraId="24EA040A" w14:textId="71C2BA30" w:rsidR="00F9079F" w:rsidRDefault="00240AD9" w:rsidP="00AB02FC">
            <w:pPr>
              <w:pStyle w:val="BodyText2"/>
              <w:jc w:val="center"/>
              <w:rPr>
                <w:ins w:id="75" w:author="gaurav" w:date="2021-06-04T08:13:00Z"/>
                <w:rFonts w:cs="Arial"/>
                <w:sz w:val="18"/>
                <w:szCs w:val="18"/>
              </w:rPr>
            </w:pPr>
            <w:ins w:id="76" w:author="gaurav" w:date="2021-06-04T08:14:00Z">
              <w:r>
                <w:rPr>
                  <w:rFonts w:cs="Arial"/>
                  <w:sz w:val="18"/>
                  <w:szCs w:val="18"/>
                </w:rPr>
                <w:t>May 2021</w:t>
              </w:r>
            </w:ins>
          </w:p>
        </w:tc>
      </w:tr>
    </w:tbl>
    <w:p w14:paraId="7BE242A0" w14:textId="77777777" w:rsidR="004F2CE7" w:rsidRDefault="004F2CE7" w:rsidP="00531438">
      <w:pPr>
        <w:pStyle w:val="BodyText20"/>
      </w:pPr>
    </w:p>
    <w:p w14:paraId="3222F4A1" w14:textId="77777777" w:rsidR="004F2CE7" w:rsidRPr="00531438" w:rsidRDefault="004F2CE7" w:rsidP="00531438">
      <w:pPr>
        <w:pStyle w:val="BodyText20"/>
      </w:pPr>
    </w:p>
    <w:p w14:paraId="020F8BC0" w14:textId="77777777" w:rsidR="00531438" w:rsidRPr="00531438" w:rsidRDefault="00531438" w:rsidP="00531438">
      <w:pPr>
        <w:pStyle w:val="BodyText20"/>
      </w:pPr>
    </w:p>
    <w:p w14:paraId="2970EE43" w14:textId="77777777" w:rsidR="00531438" w:rsidRPr="00531438" w:rsidRDefault="00531438" w:rsidP="00531438">
      <w:pPr>
        <w:pStyle w:val="BodyText20"/>
      </w:pPr>
    </w:p>
    <w:p w14:paraId="6C714BF1" w14:textId="77777777" w:rsidR="00531438" w:rsidRPr="00531438" w:rsidRDefault="00531438" w:rsidP="00531438">
      <w:pPr>
        <w:pStyle w:val="BodyText20"/>
      </w:pPr>
    </w:p>
    <w:p w14:paraId="517B57F5" w14:textId="77777777" w:rsidR="00531438" w:rsidRPr="00531438" w:rsidRDefault="00531438" w:rsidP="00531438">
      <w:pPr>
        <w:pStyle w:val="BodyText20"/>
      </w:pPr>
    </w:p>
    <w:p w14:paraId="03EA3224" w14:textId="77777777" w:rsidR="00531438" w:rsidRPr="00531438" w:rsidRDefault="00531438" w:rsidP="00531438">
      <w:pPr>
        <w:pStyle w:val="BodyText20"/>
      </w:pPr>
    </w:p>
    <w:p w14:paraId="4A924447" w14:textId="77777777" w:rsidR="00531438" w:rsidRPr="00531438" w:rsidRDefault="00531438" w:rsidP="00531438">
      <w:pPr>
        <w:pStyle w:val="BodyText20"/>
      </w:pPr>
    </w:p>
    <w:p w14:paraId="68523048" w14:textId="77777777" w:rsidR="00531438" w:rsidRDefault="00531438" w:rsidP="00531438">
      <w:pPr>
        <w:pStyle w:val="BodyText20"/>
      </w:pPr>
    </w:p>
    <w:p w14:paraId="341327DA" w14:textId="77777777" w:rsidR="0040040A" w:rsidRDefault="0040040A" w:rsidP="00531438">
      <w:pPr>
        <w:pStyle w:val="BodyText20"/>
      </w:pPr>
    </w:p>
    <w:p w14:paraId="5DECAD09" w14:textId="77777777" w:rsidR="0040040A" w:rsidRDefault="0040040A" w:rsidP="00531438">
      <w:pPr>
        <w:pStyle w:val="BodyText20"/>
      </w:pPr>
    </w:p>
    <w:p w14:paraId="5BB7201D" w14:textId="77777777" w:rsidR="0040040A" w:rsidRDefault="0040040A" w:rsidP="00531438">
      <w:pPr>
        <w:pStyle w:val="BodyText20"/>
      </w:pPr>
    </w:p>
    <w:p w14:paraId="1B57DD51" w14:textId="77777777" w:rsidR="0040040A" w:rsidRDefault="0040040A" w:rsidP="00531438">
      <w:pPr>
        <w:pStyle w:val="BodyText20"/>
      </w:pPr>
    </w:p>
    <w:p w14:paraId="14D22BAB" w14:textId="77777777" w:rsidR="0040040A" w:rsidRDefault="0040040A" w:rsidP="00531438">
      <w:pPr>
        <w:pStyle w:val="BodyText20"/>
      </w:pPr>
    </w:p>
    <w:p w14:paraId="5DE1FE49" w14:textId="77777777" w:rsidR="0040040A" w:rsidRDefault="0040040A" w:rsidP="00531438">
      <w:pPr>
        <w:pStyle w:val="BodyText20"/>
      </w:pPr>
    </w:p>
    <w:p w14:paraId="41E51514" w14:textId="77777777" w:rsidR="0040040A" w:rsidRDefault="0040040A" w:rsidP="00531438">
      <w:pPr>
        <w:pStyle w:val="BodyText20"/>
      </w:pPr>
    </w:p>
    <w:p w14:paraId="0C6682F3" w14:textId="77777777" w:rsidR="0040040A" w:rsidRDefault="0040040A" w:rsidP="00531438">
      <w:pPr>
        <w:pStyle w:val="BodyText20"/>
      </w:pPr>
    </w:p>
    <w:p w14:paraId="53BA6038" w14:textId="77777777" w:rsidR="0040040A" w:rsidRDefault="0040040A" w:rsidP="00531438">
      <w:pPr>
        <w:pStyle w:val="BodyText20"/>
      </w:pPr>
    </w:p>
    <w:p w14:paraId="300A2A2C" w14:textId="77777777" w:rsidR="0040040A" w:rsidRDefault="0040040A" w:rsidP="00531438">
      <w:pPr>
        <w:pStyle w:val="BodyText20"/>
      </w:pPr>
    </w:p>
    <w:p w14:paraId="1100AE0F" w14:textId="77777777" w:rsidR="0040040A" w:rsidRDefault="0040040A" w:rsidP="00531438">
      <w:pPr>
        <w:pStyle w:val="BodyText20"/>
      </w:pPr>
    </w:p>
    <w:p w14:paraId="62222148" w14:textId="77777777" w:rsidR="0040040A" w:rsidRDefault="0040040A" w:rsidP="00531438">
      <w:pPr>
        <w:pStyle w:val="BodyText20"/>
      </w:pPr>
    </w:p>
    <w:p w14:paraId="5263AAF6" w14:textId="77777777" w:rsidR="0040040A" w:rsidRDefault="0040040A" w:rsidP="00531438">
      <w:pPr>
        <w:pStyle w:val="BodyText20"/>
      </w:pPr>
    </w:p>
    <w:p w14:paraId="54A2771B" w14:textId="77777777" w:rsidR="0040040A" w:rsidRDefault="0040040A" w:rsidP="00531438">
      <w:pPr>
        <w:pStyle w:val="BodyText20"/>
      </w:pPr>
    </w:p>
    <w:p w14:paraId="77C03B8B" w14:textId="77777777" w:rsidR="0040040A" w:rsidRDefault="0040040A" w:rsidP="00531438">
      <w:pPr>
        <w:pStyle w:val="BodyText20"/>
      </w:pPr>
    </w:p>
    <w:p w14:paraId="24B9438D" w14:textId="77777777" w:rsidR="0040040A" w:rsidRDefault="0040040A" w:rsidP="00531438">
      <w:pPr>
        <w:pStyle w:val="BodyText20"/>
      </w:pPr>
    </w:p>
    <w:p w14:paraId="72613C08" w14:textId="77777777" w:rsidR="0040040A" w:rsidRDefault="0040040A" w:rsidP="00531438">
      <w:pPr>
        <w:pStyle w:val="BodyText20"/>
      </w:pPr>
    </w:p>
    <w:p w14:paraId="1748E782" w14:textId="77777777" w:rsidR="0040040A" w:rsidRDefault="0040040A" w:rsidP="00531438">
      <w:pPr>
        <w:pStyle w:val="BodyText20"/>
      </w:pPr>
    </w:p>
    <w:p w14:paraId="62E62F94" w14:textId="77777777" w:rsidR="0040040A" w:rsidRDefault="0040040A" w:rsidP="00531438">
      <w:pPr>
        <w:pStyle w:val="BodyText20"/>
      </w:pPr>
    </w:p>
    <w:p w14:paraId="33BC3A4D" w14:textId="77777777" w:rsidR="0040040A" w:rsidRDefault="0040040A" w:rsidP="00531438">
      <w:pPr>
        <w:pStyle w:val="BodyText20"/>
      </w:pPr>
    </w:p>
    <w:p w14:paraId="57156746" w14:textId="77777777" w:rsidR="0040040A" w:rsidRDefault="0040040A" w:rsidP="00531438">
      <w:pPr>
        <w:pStyle w:val="BodyText20"/>
      </w:pPr>
    </w:p>
    <w:p w14:paraId="6B27D752" w14:textId="77777777" w:rsidR="0040040A" w:rsidRDefault="0040040A" w:rsidP="00531438">
      <w:pPr>
        <w:pStyle w:val="BodyText20"/>
      </w:pPr>
    </w:p>
    <w:p w14:paraId="727C5E65" w14:textId="77777777" w:rsidR="0040040A" w:rsidRDefault="0040040A" w:rsidP="00531438">
      <w:pPr>
        <w:pStyle w:val="BodyText20"/>
      </w:pPr>
    </w:p>
    <w:p w14:paraId="283E4167" w14:textId="77777777" w:rsidR="0040040A" w:rsidRPr="00531438" w:rsidRDefault="0040040A" w:rsidP="00531438">
      <w:pPr>
        <w:pStyle w:val="BodyText20"/>
      </w:pPr>
    </w:p>
    <w:p w14:paraId="775FD7DE" w14:textId="77777777" w:rsidR="00531438" w:rsidRPr="00531438" w:rsidRDefault="00531438" w:rsidP="00531438">
      <w:pPr>
        <w:pStyle w:val="BodyText20"/>
      </w:pPr>
    </w:p>
    <w:p w14:paraId="32E95C7B" w14:textId="77777777" w:rsidR="00531438" w:rsidRPr="00531438" w:rsidRDefault="00531438" w:rsidP="00531438">
      <w:pPr>
        <w:pStyle w:val="BodyText20"/>
      </w:pPr>
    </w:p>
    <w:p w14:paraId="3D8DA5D6" w14:textId="77777777" w:rsidR="00531438" w:rsidRPr="00531438" w:rsidRDefault="00531438" w:rsidP="00531438">
      <w:pPr>
        <w:pStyle w:val="BodyText20"/>
      </w:pPr>
    </w:p>
    <w:p w14:paraId="7E1FE3B2" w14:textId="77777777" w:rsidR="00531438" w:rsidRDefault="00531438" w:rsidP="00531438">
      <w:pPr>
        <w:pStyle w:val="BodyText20"/>
      </w:pPr>
    </w:p>
    <w:p w14:paraId="286F2584" w14:textId="77777777" w:rsidR="00BD7ABF" w:rsidRDefault="00BD7ABF" w:rsidP="00531438">
      <w:pPr>
        <w:pStyle w:val="BodyText20"/>
      </w:pPr>
    </w:p>
    <w:p w14:paraId="4AFF0A8D" w14:textId="77777777" w:rsidR="00BD7ABF" w:rsidRDefault="00BD7ABF" w:rsidP="00531438">
      <w:pPr>
        <w:pStyle w:val="BodyText20"/>
      </w:pPr>
    </w:p>
    <w:p w14:paraId="354495A5" w14:textId="77777777" w:rsidR="0001372C" w:rsidRDefault="0001372C" w:rsidP="00531438">
      <w:pPr>
        <w:pStyle w:val="BodyText20"/>
      </w:pPr>
    </w:p>
    <w:p w14:paraId="232DAD4A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77" w:name="_Toc73686801" w:displacedByCustomXml="next"/>
    <w:bookmarkStart w:id="78" w:name="_Toc33605929" w:displacedByCustomXml="next"/>
    <w:bookmarkStart w:id="79" w:name="_Toc32485226" w:displacedByCustomXml="next"/>
    <w:bookmarkStart w:id="80" w:name="_Toc32485178" w:displacedByCustomXml="next"/>
    <w:bookmarkStart w:id="81" w:name="_Toc32478498" w:displacedByCustomXml="next"/>
    <w:bookmarkStart w:id="82" w:name="_Toc31988934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2A5DBB43" w14:textId="77777777" w:rsidR="000B0CE4" w:rsidRDefault="000B0CE4" w:rsidP="000B0CE4">
          <w:pPr>
            <w:pStyle w:val="TableNames"/>
          </w:pPr>
          <w:r>
            <w:t>Contents</w:t>
          </w:r>
          <w:bookmarkEnd w:id="82"/>
          <w:bookmarkEnd w:id="81"/>
          <w:bookmarkEnd w:id="80"/>
          <w:bookmarkEnd w:id="79"/>
          <w:bookmarkEnd w:id="78"/>
          <w:bookmarkEnd w:id="77"/>
        </w:p>
        <w:p w14:paraId="35A9B88A" w14:textId="20C027C2" w:rsidR="00F9079F" w:rsidRDefault="000B0CE4">
          <w:pPr>
            <w:pStyle w:val="TOC1"/>
            <w:tabs>
              <w:tab w:val="right" w:leader="dot" w:pos="9017"/>
            </w:tabs>
            <w:rPr>
              <w:ins w:id="83" w:author="gaurav" w:date="2021-06-04T08:13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ins w:id="84" w:author="gaurav" w:date="2021-06-04T08:13:00Z">
            <w:r w:rsidR="00F9079F" w:rsidRPr="00ED2AEF">
              <w:rPr>
                <w:rStyle w:val="Hyperlink"/>
                <w:noProof/>
              </w:rPr>
              <w:fldChar w:fldCharType="begin"/>
            </w:r>
            <w:r w:rsidR="00F9079F" w:rsidRPr="00ED2AEF">
              <w:rPr>
                <w:rStyle w:val="Hyperlink"/>
                <w:noProof/>
              </w:rPr>
              <w:instrText xml:space="preserve"> </w:instrText>
            </w:r>
            <w:r w:rsidR="00F9079F">
              <w:rPr>
                <w:noProof/>
              </w:rPr>
              <w:instrText>HYPERLINK \l "_Toc73686800"</w:instrText>
            </w:r>
            <w:r w:rsidR="00F9079F" w:rsidRPr="00ED2AEF">
              <w:rPr>
                <w:rStyle w:val="Hyperlink"/>
                <w:noProof/>
              </w:rPr>
              <w:instrText xml:space="preserve"> </w:instrText>
            </w:r>
            <w:r w:rsidR="00F9079F" w:rsidRPr="00ED2AEF">
              <w:rPr>
                <w:rStyle w:val="Hyperlink"/>
                <w:noProof/>
              </w:rPr>
              <w:fldChar w:fldCharType="separate"/>
            </w:r>
            <w:r w:rsidR="00F9079F" w:rsidRPr="00ED2AEF">
              <w:rPr>
                <w:rStyle w:val="Hyperlink"/>
                <w:noProof/>
              </w:rPr>
              <w:t>Document Change History</w:t>
            </w:r>
            <w:r w:rsidR="00F9079F">
              <w:rPr>
                <w:noProof/>
                <w:webHidden/>
              </w:rPr>
              <w:tab/>
            </w:r>
            <w:r w:rsidR="00F9079F">
              <w:rPr>
                <w:noProof/>
                <w:webHidden/>
              </w:rPr>
              <w:fldChar w:fldCharType="begin"/>
            </w:r>
            <w:r w:rsidR="00F9079F">
              <w:rPr>
                <w:noProof/>
                <w:webHidden/>
              </w:rPr>
              <w:instrText xml:space="preserve"> PAGEREF _Toc73686800 \h </w:instrText>
            </w:r>
          </w:ins>
          <w:r w:rsidR="00F9079F">
            <w:rPr>
              <w:noProof/>
              <w:webHidden/>
            </w:rPr>
          </w:r>
          <w:r w:rsidR="00F9079F">
            <w:rPr>
              <w:noProof/>
              <w:webHidden/>
            </w:rPr>
            <w:fldChar w:fldCharType="separate"/>
          </w:r>
          <w:ins w:id="85" w:author="gaurav" w:date="2021-06-04T08:13:00Z">
            <w:r w:rsidR="00F9079F">
              <w:rPr>
                <w:noProof/>
                <w:webHidden/>
              </w:rPr>
              <w:t>i</w:t>
            </w:r>
            <w:r w:rsidR="00F9079F">
              <w:rPr>
                <w:noProof/>
                <w:webHidden/>
              </w:rPr>
              <w:fldChar w:fldCharType="end"/>
            </w:r>
            <w:r w:rsidR="00F9079F" w:rsidRPr="00ED2AEF">
              <w:rPr>
                <w:rStyle w:val="Hyperlink"/>
                <w:noProof/>
              </w:rPr>
              <w:fldChar w:fldCharType="end"/>
            </w:r>
          </w:ins>
        </w:p>
        <w:p w14:paraId="4B195C4D" w14:textId="74A64A53" w:rsidR="00F9079F" w:rsidRDefault="00F9079F">
          <w:pPr>
            <w:pStyle w:val="TOC1"/>
            <w:tabs>
              <w:tab w:val="right" w:leader="dot" w:pos="9017"/>
            </w:tabs>
            <w:rPr>
              <w:ins w:id="86" w:author="gaurav" w:date="2021-06-04T08:13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ins w:id="87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"_Toc73686801"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8" w:author="gaurav" w:date="2021-06-04T08:13:00Z"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26F6CB78" w14:textId="3C4411ED" w:rsidR="00F9079F" w:rsidRDefault="00F9079F">
          <w:pPr>
            <w:pStyle w:val="TOC1"/>
            <w:tabs>
              <w:tab w:val="right" w:leader="dot" w:pos="9017"/>
            </w:tabs>
            <w:rPr>
              <w:ins w:id="89" w:author="gaurav" w:date="2021-06-04T08:13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ins w:id="90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"_Toc73686802"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1" w:author="gaurav" w:date="2021-06-04T08:13:00Z"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64E877BC" w14:textId="0E9851A5" w:rsidR="00F9079F" w:rsidRDefault="00F9079F">
          <w:pPr>
            <w:pStyle w:val="TOC1"/>
            <w:tabs>
              <w:tab w:val="left" w:pos="397"/>
              <w:tab w:val="right" w:leader="dot" w:pos="9017"/>
            </w:tabs>
            <w:rPr>
              <w:ins w:id="92" w:author="gaurav" w:date="2021-06-04T08:13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ins w:id="93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"_Toc73686803"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4" w:author="gaurav" w:date="2021-06-04T08:13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45464987" w14:textId="2C98707A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95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96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"_Toc73686804"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7" w:author="gaurav" w:date="2021-06-04T08:13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347F9EE7" w14:textId="49449A74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98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99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"_Toc73686805"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Acronyms &amp;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0" w:author="gaurav" w:date="2021-06-04T08:13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1EFFDC1C" w14:textId="53036369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101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02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"_Toc73686806"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3" w:author="gaurav" w:date="2021-06-04T08:13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58ABEFFE" w14:textId="09856BB6" w:rsidR="00F9079F" w:rsidRDefault="00F9079F">
          <w:pPr>
            <w:pStyle w:val="TOC1"/>
            <w:tabs>
              <w:tab w:val="left" w:pos="397"/>
              <w:tab w:val="right" w:leader="dot" w:pos="9017"/>
            </w:tabs>
            <w:rPr>
              <w:ins w:id="104" w:author="gaurav" w:date="2021-06-04T08:13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ins w:id="105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"_Toc73686807"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TRC 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6" w:author="gaurav" w:date="2021-06-04T08:13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5722CA99" w14:textId="0D78BCB6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107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08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"_Toc73686808"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Application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9" w:author="gaurav" w:date="2021-06-04T08:13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6CC33BED" w14:textId="6BB44B88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110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11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"_Toc73686809"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Logging into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_Toc73686809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2" w:author="gaurav" w:date="2021-06-04T08:13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18DEE5F7" w14:textId="2D22A260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113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14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"_Toc73686810"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Application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5" w:author="gaurav" w:date="2021-06-04T08:1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3A28F9BD" w14:textId="6C8C8E8D" w:rsidR="00F9079F" w:rsidRDefault="00F9079F">
          <w:pPr>
            <w:pStyle w:val="TOC3"/>
            <w:tabs>
              <w:tab w:val="left" w:pos="1200"/>
              <w:tab w:val="right" w:leader="dot" w:pos="9017"/>
            </w:tabs>
            <w:rPr>
              <w:ins w:id="116" w:author="gaurav" w:date="2021-06-04T08:13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ins w:id="117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"_Toc73686811"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8" w:author="gaurav" w:date="2021-06-04T08:13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5101ACAA" w14:textId="29634DA6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119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20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"_Toc73686812"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Manage Type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21" w:author="gaurav" w:date="2021-06-04T08:1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4849C9E7" w14:textId="368AA345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122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23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"_Toc73686813"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Edit Type Approved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24" w:author="gaurav" w:date="2021-06-04T08:13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51D37C15" w14:textId="46EBB724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125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26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"_Toc73686814"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Filter Type Approval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27" w:author="gaurav" w:date="2021-06-04T08:13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394C1150" w14:textId="55CFDDA2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128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29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"_Toc73686815"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Sorting Type Approved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30" w:author="gaurav" w:date="2021-06-04T08:13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3641022E" w14:textId="4D30C7B7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131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32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"_Toc73686816"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Export Type Approved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33" w:author="gaurav" w:date="2021-06-04T08:13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76FD6990" w14:textId="01DB0626" w:rsidR="00F9079F" w:rsidRDefault="00F9079F">
          <w:pPr>
            <w:pStyle w:val="TOC2"/>
            <w:tabs>
              <w:tab w:val="left" w:pos="960"/>
              <w:tab w:val="right" w:leader="dot" w:pos="9017"/>
            </w:tabs>
            <w:rPr>
              <w:ins w:id="134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35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"_Toc73686817"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Grievance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36" w:author="gaurav" w:date="2021-06-04T08:1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72C7A4C2" w14:textId="28484399" w:rsidR="00F9079F" w:rsidRDefault="00F9079F">
          <w:pPr>
            <w:pStyle w:val="TOC2"/>
            <w:tabs>
              <w:tab w:val="left" w:pos="1200"/>
              <w:tab w:val="right" w:leader="dot" w:pos="9017"/>
            </w:tabs>
            <w:rPr>
              <w:ins w:id="137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38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"_Toc73686818"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Filter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39" w:author="gaurav" w:date="2021-06-04T08:13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70089298" w14:textId="4F157FE7" w:rsidR="00F9079F" w:rsidRDefault="00F9079F">
          <w:pPr>
            <w:pStyle w:val="TOC2"/>
            <w:tabs>
              <w:tab w:val="left" w:pos="1200"/>
              <w:tab w:val="right" w:leader="dot" w:pos="9017"/>
            </w:tabs>
            <w:rPr>
              <w:ins w:id="140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41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"_Toc73686819"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Sorting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_Toc73686819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2" w:author="gaurav" w:date="2021-06-04T08:13:00Z"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13ECD59F" w14:textId="7DC57405" w:rsidR="00F9079F" w:rsidRDefault="00F9079F">
          <w:pPr>
            <w:pStyle w:val="TOC2"/>
            <w:tabs>
              <w:tab w:val="left" w:pos="1200"/>
              <w:tab w:val="right" w:leader="dot" w:pos="9017"/>
            </w:tabs>
            <w:rPr>
              <w:ins w:id="143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44" w:author="gaurav" w:date="2021-06-04T08:13:00Z">
            <w:r w:rsidRPr="00ED2AEF">
              <w:rPr>
                <w:rStyle w:val="Hyperlink"/>
                <w:noProof/>
              </w:rPr>
              <w:fldChar w:fldCharType="begin"/>
            </w:r>
            <w:r w:rsidRPr="00ED2AEF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"_Toc73686820"</w:instrText>
            </w:r>
            <w:r w:rsidRPr="00ED2AEF">
              <w:rPr>
                <w:rStyle w:val="Hyperlink"/>
                <w:noProof/>
              </w:rPr>
              <w:instrText xml:space="preserve"> </w:instrText>
            </w:r>
            <w:r w:rsidRPr="00ED2AEF">
              <w:rPr>
                <w:rStyle w:val="Hyperlink"/>
                <w:noProof/>
              </w:rPr>
              <w:fldChar w:fldCharType="separate"/>
            </w:r>
            <w:r w:rsidRPr="00ED2AEF">
              <w:rPr>
                <w:rStyle w:val="Hyperlink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ED2AEF">
              <w:rPr>
                <w:rStyle w:val="Hyperlink"/>
                <w:noProof/>
              </w:rPr>
              <w:t>Export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_Toc73686820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5" w:author="gaurav" w:date="2021-06-04T08:13:00Z"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  <w:r w:rsidRPr="00ED2AEF">
              <w:rPr>
                <w:rStyle w:val="Hyperlink"/>
                <w:noProof/>
              </w:rPr>
              <w:fldChar w:fldCharType="end"/>
            </w:r>
          </w:ins>
        </w:p>
        <w:p w14:paraId="68E5C8D6" w14:textId="099D8392" w:rsidR="0049289C" w:rsidDel="00F9079F" w:rsidRDefault="0038106B">
          <w:pPr>
            <w:pStyle w:val="TOC1"/>
            <w:tabs>
              <w:tab w:val="right" w:leader="dot" w:pos="9017"/>
            </w:tabs>
            <w:rPr>
              <w:del w:id="146" w:author="gaurav" w:date="2021-06-04T08:13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del w:id="147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"_Toc34858061" </w:delInstrText>
            </w:r>
            <w:r w:rsidDel="00F9079F">
              <w:rPr>
                <w:noProof/>
              </w:rPr>
              <w:fldChar w:fldCharType="separate"/>
            </w:r>
          </w:del>
          <w:ins w:id="148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49" w:author="gaurav" w:date="2021-06-04T08:13:00Z">
            <w:r w:rsidR="0049289C" w:rsidRPr="005700A5" w:rsidDel="00F9079F">
              <w:rPr>
                <w:rStyle w:val="Hyperlink"/>
                <w:noProof/>
              </w:rPr>
              <w:delText>Document Change History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_Toc34858061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i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5256AF3B" w14:textId="2C92528C" w:rsidR="0049289C" w:rsidDel="00F9079F" w:rsidRDefault="0038106B">
          <w:pPr>
            <w:pStyle w:val="TOC1"/>
            <w:tabs>
              <w:tab w:val="right" w:leader="dot" w:pos="9017"/>
            </w:tabs>
            <w:rPr>
              <w:del w:id="150" w:author="gaurav" w:date="2021-06-04T08:13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del w:id="151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"_Toc34858062" </w:delInstrText>
            </w:r>
            <w:r w:rsidDel="00F9079F">
              <w:rPr>
                <w:noProof/>
              </w:rPr>
              <w:fldChar w:fldCharType="separate"/>
            </w:r>
          </w:del>
          <w:ins w:id="152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53" w:author="gaurav" w:date="2021-06-04T08:13:00Z">
            <w:r w:rsidR="0049289C" w:rsidRPr="005700A5" w:rsidDel="00F9079F">
              <w:rPr>
                <w:rStyle w:val="Hyperlink"/>
                <w:noProof/>
              </w:rPr>
              <w:delText>Contents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_Toc34858062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ii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628D3D14" w14:textId="2EFFCE95" w:rsidR="0049289C" w:rsidDel="00F9079F" w:rsidRDefault="0038106B">
          <w:pPr>
            <w:pStyle w:val="TOC1"/>
            <w:tabs>
              <w:tab w:val="right" w:leader="dot" w:pos="9017"/>
            </w:tabs>
            <w:rPr>
              <w:del w:id="154" w:author="gaurav" w:date="2021-06-04T08:13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del w:id="155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"_Toc34858063" </w:delInstrText>
            </w:r>
            <w:r w:rsidDel="00F9079F">
              <w:rPr>
                <w:noProof/>
              </w:rPr>
              <w:fldChar w:fldCharType="separate"/>
            </w:r>
          </w:del>
          <w:ins w:id="156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57" w:author="gaurav" w:date="2021-06-04T08:13:00Z">
            <w:r w:rsidR="0049289C" w:rsidRPr="005700A5" w:rsidDel="00F9079F">
              <w:rPr>
                <w:rStyle w:val="Hyperlink"/>
                <w:noProof/>
              </w:rPr>
              <w:delText>Figures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_Toc34858063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iii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5F6D0F84" w14:textId="1F0CC704" w:rsidR="0049289C" w:rsidDel="00F9079F" w:rsidRDefault="0038106B">
          <w:pPr>
            <w:pStyle w:val="TOC1"/>
            <w:tabs>
              <w:tab w:val="left" w:pos="397"/>
              <w:tab w:val="right" w:leader="dot" w:pos="9017"/>
            </w:tabs>
            <w:rPr>
              <w:del w:id="158" w:author="gaurav" w:date="2021-06-04T08:13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del w:id="159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"_Toc34858064" </w:delInstrText>
            </w:r>
            <w:r w:rsidDel="00F9079F">
              <w:rPr>
                <w:noProof/>
              </w:rPr>
              <w:fldChar w:fldCharType="separate"/>
            </w:r>
          </w:del>
          <w:ins w:id="160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61" w:author="gaurav" w:date="2021-06-04T08:13:00Z">
            <w:r w:rsidR="0049289C" w:rsidRPr="005700A5" w:rsidDel="00F9079F">
              <w:rPr>
                <w:rStyle w:val="Hyperlink"/>
                <w:noProof/>
              </w:rPr>
              <w:delText>1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Overview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_Toc34858064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1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75F92054" w14:textId="33797D87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162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163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"_Toc34858065" </w:delInstrText>
            </w:r>
            <w:r w:rsidDel="00F9079F">
              <w:rPr>
                <w:noProof/>
              </w:rPr>
              <w:fldChar w:fldCharType="separate"/>
            </w:r>
          </w:del>
          <w:ins w:id="164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65" w:author="gaurav" w:date="2021-06-04T08:13:00Z">
            <w:r w:rsidR="0049289C" w:rsidRPr="005700A5" w:rsidDel="00F9079F">
              <w:rPr>
                <w:rStyle w:val="Hyperlink"/>
                <w:noProof/>
              </w:rPr>
              <w:delText>1.1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Scope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_Toc34858065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1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715A2D80" w14:textId="3C392B66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166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167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"_Toc34858066" </w:delInstrText>
            </w:r>
            <w:r w:rsidDel="00F9079F">
              <w:rPr>
                <w:noProof/>
              </w:rPr>
              <w:fldChar w:fldCharType="separate"/>
            </w:r>
          </w:del>
          <w:ins w:id="168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69" w:author="gaurav" w:date="2021-06-04T08:13:00Z">
            <w:r w:rsidR="0049289C" w:rsidRPr="005700A5" w:rsidDel="00F9079F">
              <w:rPr>
                <w:rStyle w:val="Hyperlink"/>
                <w:noProof/>
              </w:rPr>
              <w:delText>1.2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Acronyms &amp; Abbreviations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_Toc34858066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1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2B90726D" w14:textId="30F623D1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170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171" w:author="gaurav" w:date="2021-06-04T08:13:00Z">
            <w:r w:rsidDel="00F9079F">
              <w:rPr>
                <w:noProof/>
              </w:rPr>
              <w:lastRenderedPageBreak/>
              <w:fldChar w:fldCharType="begin"/>
            </w:r>
            <w:r w:rsidDel="00F9079F">
              <w:rPr>
                <w:noProof/>
              </w:rPr>
              <w:delInstrText xml:space="preserve"> HYPERLINK \l "_Toc34858067" </w:delInstrText>
            </w:r>
            <w:r w:rsidDel="00F9079F">
              <w:rPr>
                <w:noProof/>
              </w:rPr>
              <w:fldChar w:fldCharType="separate"/>
            </w:r>
          </w:del>
          <w:ins w:id="172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73" w:author="gaurav" w:date="2021-06-04T08:13:00Z">
            <w:r w:rsidR="0049289C" w:rsidRPr="005700A5" w:rsidDel="00F9079F">
              <w:rPr>
                <w:rStyle w:val="Hyperlink"/>
                <w:noProof/>
              </w:rPr>
              <w:delText>1.3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Conventions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_Toc34858067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1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5F827ADD" w14:textId="4DD5D4B4" w:rsidR="0049289C" w:rsidDel="00F9079F" w:rsidRDefault="0038106B">
          <w:pPr>
            <w:pStyle w:val="TOC1"/>
            <w:tabs>
              <w:tab w:val="left" w:pos="397"/>
              <w:tab w:val="right" w:leader="dot" w:pos="9017"/>
            </w:tabs>
            <w:rPr>
              <w:del w:id="174" w:author="gaurav" w:date="2021-06-04T08:13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del w:id="175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"_Toc34858068" </w:delInstrText>
            </w:r>
            <w:r w:rsidDel="00F9079F">
              <w:rPr>
                <w:noProof/>
              </w:rPr>
              <w:fldChar w:fldCharType="separate"/>
            </w:r>
          </w:del>
          <w:ins w:id="176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77" w:author="gaurav" w:date="2021-06-04T08:13:00Z">
            <w:r w:rsidR="0049289C" w:rsidRPr="005700A5" w:rsidDel="00F9079F">
              <w:rPr>
                <w:rStyle w:val="Hyperlink"/>
                <w:noProof/>
              </w:rPr>
              <w:delText>2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TRC  Operations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_Toc34858068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2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2BB06420" w14:textId="092CB9C3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178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179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"_Toc34858069" </w:delInstrText>
            </w:r>
            <w:r w:rsidDel="00F9079F">
              <w:rPr>
                <w:noProof/>
              </w:rPr>
              <w:fldChar w:fldCharType="separate"/>
            </w:r>
          </w:del>
          <w:ins w:id="180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81" w:author="gaurav" w:date="2021-06-04T08:13:00Z">
            <w:r w:rsidR="0049289C" w:rsidRPr="005700A5" w:rsidDel="00F9079F">
              <w:rPr>
                <w:rStyle w:val="Hyperlink"/>
                <w:noProof/>
              </w:rPr>
              <w:delText>2.1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Application Overview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_Toc34858069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2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28FDF26C" w14:textId="745297F9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182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183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"_Toc34858070" </w:delInstrText>
            </w:r>
            <w:r w:rsidDel="00F9079F">
              <w:rPr>
                <w:noProof/>
              </w:rPr>
              <w:fldChar w:fldCharType="separate"/>
            </w:r>
          </w:del>
          <w:ins w:id="184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85" w:author="gaurav" w:date="2021-06-04T08:13:00Z">
            <w:r w:rsidR="0049289C" w:rsidRPr="005700A5" w:rsidDel="00F9079F">
              <w:rPr>
                <w:rStyle w:val="Hyperlink"/>
                <w:noProof/>
              </w:rPr>
              <w:delText>2.2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Logging into the Application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_Toc34858070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2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3149E80F" w14:textId="678A7337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186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187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"_Toc34858071" </w:delInstrText>
            </w:r>
            <w:r w:rsidDel="00F9079F">
              <w:rPr>
                <w:noProof/>
              </w:rPr>
              <w:fldChar w:fldCharType="separate"/>
            </w:r>
          </w:del>
          <w:ins w:id="188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89" w:author="gaurav" w:date="2021-06-04T08:13:00Z">
            <w:r w:rsidR="0049289C" w:rsidRPr="005700A5" w:rsidDel="00F9079F">
              <w:rPr>
                <w:rStyle w:val="Hyperlink"/>
                <w:noProof/>
              </w:rPr>
              <w:delText>2.3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Application User Interface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_Toc34858071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8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7B586495" w14:textId="646A7DFC" w:rsidR="0049289C" w:rsidDel="00F9079F" w:rsidRDefault="0038106B">
          <w:pPr>
            <w:pStyle w:val="TOC3"/>
            <w:tabs>
              <w:tab w:val="left" w:pos="1200"/>
              <w:tab w:val="right" w:leader="dot" w:pos="9017"/>
            </w:tabs>
            <w:rPr>
              <w:del w:id="190" w:author="gaurav" w:date="2021-06-04T08:13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del w:id="191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"_Toc34858072" </w:delInstrText>
            </w:r>
            <w:r w:rsidDel="00F9079F">
              <w:rPr>
                <w:noProof/>
              </w:rPr>
              <w:fldChar w:fldCharType="separate"/>
            </w:r>
          </w:del>
          <w:ins w:id="192" w:author="gaurav" w:date="2021-06-04T08:13:00Z">
            <w:r w:rsidR="00F9079F">
              <w:rPr>
                <w:b/>
                <w:bCs/>
                <w:noProof/>
              </w:rPr>
              <w:t>Error! Hyperlink reference not valid.</w:t>
            </w:r>
          </w:ins>
          <w:del w:id="193" w:author="gaurav" w:date="2021-06-04T08:13:00Z">
            <w:r w:rsidR="0049289C" w:rsidRPr="005700A5" w:rsidDel="00F9079F">
              <w:rPr>
                <w:rStyle w:val="Hyperlink"/>
                <w:noProof/>
              </w:rPr>
              <w:delText>2.3.1</w:delText>
            </w:r>
            <w:r w:rsidR="0049289C" w:rsidDel="00F907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Dashboard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_Toc34858072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11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09179FDE" w14:textId="390531E3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194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195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"_Toc34858073" </w:delInstrText>
            </w:r>
            <w:r w:rsidDel="00F9079F">
              <w:rPr>
                <w:noProof/>
              </w:rPr>
              <w:fldChar w:fldCharType="separate"/>
            </w:r>
          </w:del>
          <w:ins w:id="196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197" w:author="gaurav" w:date="2021-06-04T08:13:00Z">
            <w:r w:rsidR="0049289C" w:rsidRPr="005700A5" w:rsidDel="00F9079F">
              <w:rPr>
                <w:rStyle w:val="Hyperlink"/>
                <w:noProof/>
              </w:rPr>
              <w:delText>2.4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Manage Type Approval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_Toc34858073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14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6A5CC550" w14:textId="1898C96B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198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199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"_Toc34858074" </w:delInstrText>
            </w:r>
            <w:r w:rsidDel="00F9079F">
              <w:rPr>
                <w:noProof/>
              </w:rPr>
              <w:fldChar w:fldCharType="separate"/>
            </w:r>
          </w:del>
          <w:ins w:id="200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201" w:author="gaurav" w:date="2021-06-04T08:13:00Z">
            <w:r w:rsidR="0049289C" w:rsidRPr="005700A5" w:rsidDel="00F9079F">
              <w:rPr>
                <w:rStyle w:val="Hyperlink"/>
                <w:noProof/>
              </w:rPr>
              <w:delText>2.5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Edit Type Approved Devices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_Toc34858074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19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040A7AB6" w14:textId="4BA226F2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202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203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"_Toc34858075" </w:delInstrText>
            </w:r>
            <w:r w:rsidDel="00F9079F">
              <w:rPr>
                <w:noProof/>
              </w:rPr>
              <w:fldChar w:fldCharType="separate"/>
            </w:r>
          </w:del>
          <w:ins w:id="204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205" w:author="gaurav" w:date="2021-06-04T08:13:00Z">
            <w:r w:rsidR="0049289C" w:rsidRPr="005700A5" w:rsidDel="00F9079F">
              <w:rPr>
                <w:rStyle w:val="Hyperlink"/>
                <w:noProof/>
              </w:rPr>
              <w:delText>2.6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Filter Type Approval Requests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_Toc34858075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20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21125A22" w14:textId="365FD74C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206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207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"_Toc34858076" </w:delInstrText>
            </w:r>
            <w:r w:rsidDel="00F9079F">
              <w:rPr>
                <w:noProof/>
              </w:rPr>
              <w:fldChar w:fldCharType="separate"/>
            </w:r>
          </w:del>
          <w:ins w:id="208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209" w:author="gaurav" w:date="2021-06-04T08:13:00Z">
            <w:r w:rsidR="0049289C" w:rsidRPr="005700A5" w:rsidDel="00F9079F">
              <w:rPr>
                <w:rStyle w:val="Hyperlink"/>
                <w:noProof/>
              </w:rPr>
              <w:delText>2.7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Export Type Approved Devices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_Toc34858076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21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58187ECD" w14:textId="680364CD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210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211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"_Toc34858077" </w:delInstrText>
            </w:r>
            <w:r w:rsidDel="00F9079F">
              <w:rPr>
                <w:noProof/>
              </w:rPr>
              <w:fldChar w:fldCharType="separate"/>
            </w:r>
          </w:del>
          <w:ins w:id="212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213" w:author="gaurav" w:date="2021-06-04T08:13:00Z">
            <w:r w:rsidR="0049289C" w:rsidRPr="005700A5" w:rsidDel="00F9079F">
              <w:rPr>
                <w:rStyle w:val="Hyperlink"/>
                <w:noProof/>
              </w:rPr>
              <w:delText>2.8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Grievance Management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_Toc34858077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22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3EC55E02" w14:textId="3BAE5EDC" w:rsidR="0049289C" w:rsidDel="00F9079F" w:rsidRDefault="0038106B">
          <w:pPr>
            <w:pStyle w:val="TOC2"/>
            <w:tabs>
              <w:tab w:val="left" w:pos="960"/>
              <w:tab w:val="right" w:leader="dot" w:pos="9017"/>
            </w:tabs>
            <w:rPr>
              <w:del w:id="214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215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"_Toc34858078" </w:delInstrText>
            </w:r>
            <w:r w:rsidDel="00F9079F">
              <w:rPr>
                <w:noProof/>
              </w:rPr>
              <w:fldChar w:fldCharType="separate"/>
            </w:r>
          </w:del>
          <w:ins w:id="216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217" w:author="gaurav" w:date="2021-06-04T08:13:00Z">
            <w:r w:rsidR="0049289C" w:rsidRPr="005700A5" w:rsidDel="00F9079F">
              <w:rPr>
                <w:rStyle w:val="Hyperlink"/>
                <w:noProof/>
              </w:rPr>
              <w:delText>2.9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49289C" w:rsidRPr="005700A5" w:rsidDel="00F9079F">
              <w:rPr>
                <w:rStyle w:val="Hyperlink"/>
                <w:noProof/>
              </w:rPr>
              <w:delText>Filter Grievances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_Toc34858078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25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34B43CE8" w14:textId="02229A01" w:rsidR="0049289C" w:rsidDel="00F9079F" w:rsidRDefault="0038106B">
          <w:pPr>
            <w:pStyle w:val="TOC2"/>
            <w:tabs>
              <w:tab w:val="left" w:pos="1200"/>
              <w:tab w:val="right" w:leader="dot" w:pos="9017"/>
            </w:tabs>
            <w:rPr>
              <w:del w:id="218" w:author="gaurav" w:date="2021-06-04T08:13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del w:id="219" w:author="gaurav" w:date="2021-06-04T08:13:00Z">
            <w:r w:rsidDel="00F9079F">
              <w:rPr>
                <w:noProof/>
              </w:rPr>
              <w:fldChar w:fldCharType="begin"/>
            </w:r>
            <w:r w:rsidDel="00F9079F">
              <w:rPr>
                <w:noProof/>
              </w:rPr>
              <w:delInstrText xml:space="preserve"> HYPERLINK \l "_Toc34858079" </w:delInstrText>
            </w:r>
            <w:r w:rsidDel="00F9079F">
              <w:rPr>
                <w:noProof/>
              </w:rPr>
              <w:fldChar w:fldCharType="separate"/>
            </w:r>
          </w:del>
          <w:ins w:id="220" w:author="gaurav" w:date="2021-06-04T08:13:00Z">
            <w:r w:rsidR="00F9079F">
              <w:rPr>
                <w:b w:val="0"/>
                <w:bCs w:val="0"/>
                <w:noProof/>
              </w:rPr>
              <w:t>Error! Hyperlink reference not valid.</w:t>
            </w:r>
          </w:ins>
          <w:del w:id="221" w:author="gaurav" w:date="2021-06-04T08:13:00Z">
            <w:r w:rsidR="0049289C" w:rsidRPr="005700A5" w:rsidDel="00F9079F">
              <w:rPr>
                <w:rStyle w:val="Hyperlink"/>
                <w:noProof/>
              </w:rPr>
              <w:delText>2.10</w:delText>
            </w:r>
            <w:r w:rsidR="0049289C" w:rsidDel="00F9079F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delText xml:space="preserve">    </w:delText>
            </w:r>
            <w:r w:rsidR="0049289C" w:rsidRPr="005700A5" w:rsidDel="00F9079F">
              <w:rPr>
                <w:rStyle w:val="Hyperlink"/>
                <w:noProof/>
              </w:rPr>
              <w:delText>Export Grievances</w:delText>
            </w:r>
            <w:r w:rsidR="0049289C" w:rsidDel="00F9079F">
              <w:rPr>
                <w:noProof/>
                <w:webHidden/>
              </w:rPr>
              <w:tab/>
            </w:r>
            <w:r w:rsidR="0049289C" w:rsidDel="00F9079F">
              <w:rPr>
                <w:noProof/>
                <w:webHidden/>
              </w:rPr>
              <w:fldChar w:fldCharType="begin"/>
            </w:r>
            <w:r w:rsidR="0049289C" w:rsidDel="00F9079F">
              <w:rPr>
                <w:noProof/>
                <w:webHidden/>
              </w:rPr>
              <w:delInstrText xml:space="preserve"> PAGEREF _Toc34858079 \h </w:delInstrText>
            </w:r>
            <w:r w:rsidR="0049289C" w:rsidDel="00F9079F">
              <w:rPr>
                <w:noProof/>
                <w:webHidden/>
              </w:rPr>
            </w:r>
            <w:r w:rsidR="0049289C" w:rsidDel="00F9079F">
              <w:rPr>
                <w:noProof/>
                <w:webHidden/>
              </w:rPr>
              <w:fldChar w:fldCharType="separate"/>
            </w:r>
            <w:r w:rsidR="0049289C" w:rsidDel="00F9079F">
              <w:rPr>
                <w:noProof/>
                <w:webHidden/>
              </w:rPr>
              <w:delText>27</w:delText>
            </w:r>
            <w:r w:rsidR="0049289C" w:rsidDel="00F9079F">
              <w:rPr>
                <w:noProof/>
                <w:webHidden/>
              </w:rPr>
              <w:fldChar w:fldCharType="end"/>
            </w:r>
            <w:r w:rsidDel="00F9079F">
              <w:rPr>
                <w:noProof/>
              </w:rPr>
              <w:fldChar w:fldCharType="end"/>
            </w:r>
          </w:del>
        </w:p>
        <w:p w14:paraId="01916362" w14:textId="77777777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19E4493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FB9880D" w14:textId="77777777" w:rsidR="002631E4" w:rsidRPr="002631E4" w:rsidRDefault="002631E4" w:rsidP="003C7ABF">
      <w:pPr>
        <w:pStyle w:val="TOC1"/>
      </w:pPr>
    </w:p>
    <w:p w14:paraId="3BA55F6C" w14:textId="77777777" w:rsidR="006755C2" w:rsidRDefault="006755C2" w:rsidP="0001372C">
      <w:pPr>
        <w:pStyle w:val="TableNames"/>
      </w:pPr>
      <w:bookmarkStart w:id="222" w:name="_Toc354993235"/>
      <w:bookmarkStart w:id="223" w:name="_Toc354994307"/>
      <w:bookmarkStart w:id="224" w:name="_Toc385937349"/>
      <w:bookmarkStart w:id="225" w:name="_Toc386724015"/>
      <w:bookmarkStart w:id="226" w:name="_Toc387651074"/>
      <w:bookmarkStart w:id="227" w:name="_Toc389744745"/>
      <w:bookmarkStart w:id="228" w:name="_Toc389841232"/>
      <w:bookmarkStart w:id="229" w:name="_Toc390091309"/>
      <w:bookmarkStart w:id="230" w:name="_Toc390091902"/>
      <w:bookmarkStart w:id="231" w:name="_Toc390092073"/>
      <w:bookmarkStart w:id="232" w:name="_Toc392664617"/>
      <w:bookmarkStart w:id="233" w:name="_Toc393985735"/>
      <w:bookmarkStart w:id="234" w:name="_Toc395257990"/>
      <w:bookmarkStart w:id="235" w:name="_Toc395277602"/>
      <w:bookmarkStart w:id="236" w:name="_Toc395345884"/>
      <w:bookmarkStart w:id="237" w:name="_Toc395346386"/>
      <w:bookmarkStart w:id="238" w:name="_Toc395539092"/>
      <w:bookmarkStart w:id="239" w:name="_Toc395597823"/>
      <w:bookmarkStart w:id="240" w:name="_Toc395598052"/>
      <w:bookmarkStart w:id="241" w:name="_Toc395598301"/>
      <w:bookmarkStart w:id="242" w:name="_Toc395600354"/>
      <w:bookmarkStart w:id="243" w:name="_Toc395713689"/>
      <w:bookmarkStart w:id="244" w:name="_Toc398654255"/>
      <w:bookmarkStart w:id="245" w:name="_Toc399322646"/>
      <w:bookmarkStart w:id="246" w:name="_Toc402788473"/>
      <w:bookmarkStart w:id="247" w:name="_Toc406498748"/>
      <w:bookmarkStart w:id="248" w:name="_Toc406669275"/>
      <w:bookmarkStart w:id="249" w:name="_Toc407109270"/>
      <w:bookmarkStart w:id="250" w:name="_Toc408930299"/>
      <w:bookmarkStart w:id="251" w:name="_Toc408930528"/>
      <w:bookmarkStart w:id="252" w:name="_Toc409003658"/>
      <w:bookmarkStart w:id="253" w:name="_Toc409003729"/>
      <w:bookmarkStart w:id="254" w:name="_Toc409003769"/>
      <w:bookmarkStart w:id="255" w:name="_Toc409004077"/>
      <w:bookmarkStart w:id="256" w:name="_Toc409540865"/>
      <w:bookmarkStart w:id="257" w:name="_Toc409780156"/>
      <w:bookmarkStart w:id="258" w:name="_Toc410059044"/>
      <w:bookmarkStart w:id="259" w:name="_Toc410380746"/>
      <w:bookmarkStart w:id="260" w:name="_Toc410394432"/>
      <w:bookmarkStart w:id="261" w:name="_Toc410403360"/>
      <w:bookmarkStart w:id="262" w:name="_Toc410834273"/>
      <w:bookmarkStart w:id="263" w:name="_Toc411523915"/>
      <w:bookmarkStart w:id="264" w:name="_Toc414375661"/>
      <w:bookmarkStart w:id="265" w:name="_Toc414543162"/>
      <w:bookmarkStart w:id="266" w:name="_Toc414868278"/>
      <w:bookmarkStart w:id="267" w:name="_Toc416703720"/>
      <w:bookmarkStart w:id="268" w:name="_Toc416703830"/>
      <w:bookmarkStart w:id="269" w:name="_Toc418250453"/>
      <w:bookmarkStart w:id="270" w:name="_Toc418606565"/>
      <w:bookmarkStart w:id="271" w:name="_Toc420937620"/>
      <w:bookmarkStart w:id="272" w:name="_Toc421114950"/>
      <w:bookmarkStart w:id="273" w:name="_Toc31537551"/>
      <w:bookmarkStart w:id="274" w:name="_Toc31556091"/>
      <w:bookmarkStart w:id="275" w:name="_Toc31624680"/>
      <w:bookmarkStart w:id="276" w:name="_Toc31633664"/>
      <w:bookmarkStart w:id="277" w:name="_Toc31884131"/>
      <w:bookmarkStart w:id="278" w:name="_Toc31898964"/>
      <w:bookmarkStart w:id="279" w:name="_Toc31899947"/>
      <w:bookmarkStart w:id="280" w:name="_Toc31900098"/>
      <w:bookmarkStart w:id="281" w:name="_Toc31900165"/>
      <w:bookmarkStart w:id="282" w:name="_Toc31900209"/>
      <w:bookmarkStart w:id="283" w:name="_Toc31900287"/>
      <w:bookmarkStart w:id="284" w:name="_Toc31961534"/>
      <w:bookmarkStart w:id="285" w:name="_Toc31988935"/>
      <w:bookmarkStart w:id="286" w:name="_Toc32478499"/>
      <w:bookmarkStart w:id="287" w:name="_Toc32485179"/>
      <w:bookmarkStart w:id="288" w:name="_Toc32485227"/>
      <w:bookmarkStart w:id="289" w:name="_Toc33605930"/>
      <w:bookmarkStart w:id="290" w:name="_Toc73686802"/>
      <w:r>
        <w:t>Figures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 w14:paraId="61F585EB" w14:textId="63B8B92C" w:rsidR="008376F5" w:rsidRDefault="00D239B5">
      <w:pPr>
        <w:pStyle w:val="TableofFigures"/>
        <w:tabs>
          <w:tab w:val="right" w:leader="dot" w:pos="9017"/>
        </w:tabs>
        <w:rPr>
          <w:ins w:id="291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ins w:id="292" w:author="gaurav" w:date="2021-06-04T08:14:00Z">
        <w:r w:rsidR="008376F5" w:rsidRPr="00741B80">
          <w:rPr>
            <w:rStyle w:val="Hyperlink"/>
            <w:noProof/>
          </w:rPr>
          <w:fldChar w:fldCharType="begin"/>
        </w:r>
        <w:r w:rsidR="008376F5" w:rsidRPr="00741B80">
          <w:rPr>
            <w:rStyle w:val="Hyperlink"/>
            <w:noProof/>
          </w:rPr>
          <w:instrText xml:space="preserve"> </w:instrText>
        </w:r>
        <w:r w:rsidR="008376F5">
          <w:rPr>
            <w:noProof/>
          </w:rPr>
          <w:instrText>HYPERLINK \l "_Toc73686894"</w:instrText>
        </w:r>
        <w:r w:rsidR="008376F5" w:rsidRPr="00741B80">
          <w:rPr>
            <w:rStyle w:val="Hyperlink"/>
            <w:noProof/>
          </w:rPr>
          <w:instrText xml:space="preserve"> </w:instrText>
        </w:r>
        <w:r w:rsidR="008376F5" w:rsidRPr="00741B80">
          <w:rPr>
            <w:rStyle w:val="Hyperlink"/>
            <w:noProof/>
          </w:rPr>
          <w:fldChar w:fldCharType="separate"/>
        </w:r>
        <w:r w:rsidR="008376F5" w:rsidRPr="00741B80">
          <w:rPr>
            <w:rStyle w:val="Hyperlink"/>
            <w:noProof/>
          </w:rPr>
          <w:t>Figure 1: CEIR Home Page</w:t>
        </w:r>
        <w:r w:rsidR="008376F5">
          <w:rPr>
            <w:noProof/>
            <w:webHidden/>
          </w:rPr>
          <w:tab/>
        </w:r>
        <w:r w:rsidR="008376F5">
          <w:rPr>
            <w:noProof/>
            <w:webHidden/>
          </w:rPr>
          <w:fldChar w:fldCharType="begin"/>
        </w:r>
        <w:r w:rsidR="008376F5">
          <w:rPr>
            <w:noProof/>
            <w:webHidden/>
          </w:rPr>
          <w:instrText xml:space="preserve"> PAGEREF _Toc73686894 \h </w:instrText>
        </w:r>
      </w:ins>
      <w:r w:rsidR="008376F5">
        <w:rPr>
          <w:noProof/>
          <w:webHidden/>
        </w:rPr>
      </w:r>
      <w:r w:rsidR="008376F5">
        <w:rPr>
          <w:noProof/>
          <w:webHidden/>
        </w:rPr>
        <w:fldChar w:fldCharType="separate"/>
      </w:r>
      <w:ins w:id="293" w:author="gaurav" w:date="2021-06-04T08:14:00Z">
        <w:r w:rsidR="008376F5">
          <w:rPr>
            <w:noProof/>
            <w:webHidden/>
          </w:rPr>
          <w:t>2</w:t>
        </w:r>
        <w:r w:rsidR="008376F5">
          <w:rPr>
            <w:noProof/>
            <w:webHidden/>
          </w:rPr>
          <w:fldChar w:fldCharType="end"/>
        </w:r>
        <w:r w:rsidR="008376F5" w:rsidRPr="00741B80">
          <w:rPr>
            <w:rStyle w:val="Hyperlink"/>
            <w:noProof/>
          </w:rPr>
          <w:fldChar w:fldCharType="end"/>
        </w:r>
      </w:ins>
    </w:p>
    <w:p w14:paraId="231F6822" w14:textId="32C4F1C9" w:rsidR="008376F5" w:rsidRDefault="008376F5">
      <w:pPr>
        <w:pStyle w:val="TableofFigures"/>
        <w:tabs>
          <w:tab w:val="right" w:leader="dot" w:pos="9017"/>
        </w:tabs>
        <w:rPr>
          <w:ins w:id="29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295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"_Toc73686895"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2: TRC 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_Toc73686895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96" w:author="gaurav" w:date="2021-06-04T08:14:00Z"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06EA9913" w14:textId="4DC887C1" w:rsidR="008376F5" w:rsidRDefault="008376F5">
      <w:pPr>
        <w:pStyle w:val="TableofFigures"/>
        <w:tabs>
          <w:tab w:val="right" w:leader="dot" w:pos="9017"/>
        </w:tabs>
        <w:rPr>
          <w:ins w:id="297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298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"_Toc73686896"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3: Verify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_Toc73686896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99" w:author="gaurav" w:date="2021-06-04T08:14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70FF34A2" w14:textId="3A478D17" w:rsidR="008376F5" w:rsidRDefault="008376F5">
      <w:pPr>
        <w:pStyle w:val="TableofFigures"/>
        <w:tabs>
          <w:tab w:val="right" w:leader="dot" w:pos="9017"/>
        </w:tabs>
        <w:rPr>
          <w:ins w:id="30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01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"_Toc73686897"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4: Enter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_Toc73686897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2" w:author="gaurav" w:date="2021-06-04T08:14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099316AD" w14:textId="198BA0EB" w:rsidR="008376F5" w:rsidRDefault="008376F5">
      <w:pPr>
        <w:pStyle w:val="TableofFigures"/>
        <w:tabs>
          <w:tab w:val="right" w:leader="dot" w:pos="9017"/>
        </w:tabs>
        <w:rPr>
          <w:ins w:id="303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04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"_Toc73686898"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5: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_Toc73686898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5" w:author="gaurav" w:date="2021-06-04T08:14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6AD9AD02" w14:textId="0E12799A" w:rsidR="008376F5" w:rsidRDefault="008376F5">
      <w:pPr>
        <w:pStyle w:val="TableofFigures"/>
        <w:tabs>
          <w:tab w:val="right" w:leader="dot" w:pos="9017"/>
        </w:tabs>
        <w:rPr>
          <w:ins w:id="306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07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"_Toc73686899"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6: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_Toc73686899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8" w:author="gaurav" w:date="2021-06-04T08:14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3BCF0E7A" w14:textId="523D06A0" w:rsidR="008376F5" w:rsidRDefault="008376F5">
      <w:pPr>
        <w:pStyle w:val="TableofFigures"/>
        <w:tabs>
          <w:tab w:val="right" w:leader="dot" w:pos="9017"/>
        </w:tabs>
        <w:rPr>
          <w:ins w:id="309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10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"_Toc73686900"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7: Forgot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11" w:author="gaurav" w:date="2021-06-04T08:14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116B35C4" w14:textId="7B7BD4B1" w:rsidR="008376F5" w:rsidRDefault="008376F5">
      <w:pPr>
        <w:pStyle w:val="TableofFigures"/>
        <w:tabs>
          <w:tab w:val="right" w:leader="dot" w:pos="9017"/>
        </w:tabs>
        <w:rPr>
          <w:ins w:id="312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13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"_Toc73686901"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8: Set New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14" w:author="gaurav" w:date="2021-06-04T08:14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58FA52B4" w14:textId="3E737BA4" w:rsidR="008376F5" w:rsidRDefault="008376F5">
      <w:pPr>
        <w:pStyle w:val="TableofFigures"/>
        <w:tabs>
          <w:tab w:val="right" w:leader="dot" w:pos="9017"/>
        </w:tabs>
        <w:rPr>
          <w:ins w:id="315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16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"_Toc73686902"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9: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17" w:author="gaurav" w:date="2021-06-04T08:14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1643AD91" w14:textId="04301DD6" w:rsidR="008376F5" w:rsidRDefault="008376F5">
      <w:pPr>
        <w:pStyle w:val="TableofFigures"/>
        <w:tabs>
          <w:tab w:val="right" w:leader="dot" w:pos="9017"/>
        </w:tabs>
        <w:rPr>
          <w:ins w:id="318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19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"_Toc73686903"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10: Edit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20" w:author="gaurav" w:date="2021-06-04T08:14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3D6655EA" w14:textId="25EF1C6E" w:rsidR="008376F5" w:rsidRDefault="008376F5">
      <w:pPr>
        <w:pStyle w:val="TableofFigures"/>
        <w:tabs>
          <w:tab w:val="right" w:leader="dot" w:pos="9017"/>
        </w:tabs>
        <w:rPr>
          <w:ins w:id="321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22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"_Toc73686904"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11: Change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23" w:author="gaurav" w:date="2021-06-04T08:14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19FABB5E" w14:textId="00D26323" w:rsidR="008376F5" w:rsidRDefault="008376F5">
      <w:pPr>
        <w:pStyle w:val="TableofFigures"/>
        <w:tabs>
          <w:tab w:val="right" w:leader="dot" w:pos="9017"/>
        </w:tabs>
        <w:rPr>
          <w:ins w:id="32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25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"_Toc73686905"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12: Manage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26" w:author="gaurav" w:date="2021-06-04T08:14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42F2B1F5" w14:textId="50F71BC6" w:rsidR="008376F5" w:rsidRDefault="008376F5">
      <w:pPr>
        <w:pStyle w:val="TableofFigures"/>
        <w:tabs>
          <w:tab w:val="right" w:leader="dot" w:pos="9017"/>
        </w:tabs>
        <w:rPr>
          <w:ins w:id="327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28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"_Toc73686906"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13: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29" w:author="gaurav" w:date="2021-06-04T08:14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73A1CF4E" w14:textId="782E95F3" w:rsidR="008376F5" w:rsidRDefault="008376F5">
      <w:pPr>
        <w:pStyle w:val="TableofFigures"/>
        <w:tabs>
          <w:tab w:val="right" w:leader="dot" w:pos="9017"/>
        </w:tabs>
        <w:rPr>
          <w:ins w:id="33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31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"_Toc73686907"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14: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2" w:author="gaurav" w:date="2021-06-04T08:14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219AD23B" w14:textId="6AF3D174" w:rsidR="008376F5" w:rsidRDefault="008376F5">
      <w:pPr>
        <w:pStyle w:val="TableofFigures"/>
        <w:tabs>
          <w:tab w:val="right" w:leader="dot" w:pos="9017"/>
        </w:tabs>
        <w:rPr>
          <w:ins w:id="333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34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"_Toc73686908"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15: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5" w:author="gaurav" w:date="2021-06-04T08:14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4B7FF4AE" w14:textId="399BE075" w:rsidR="008376F5" w:rsidRDefault="008376F5">
      <w:pPr>
        <w:pStyle w:val="TableofFigures"/>
        <w:tabs>
          <w:tab w:val="right" w:leader="dot" w:pos="9017"/>
        </w:tabs>
        <w:rPr>
          <w:ins w:id="336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37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"_Toc73686909"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16: Notifications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8" w:author="gaurav" w:date="2021-06-04T08:14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06DA897C" w14:textId="271D6C44" w:rsidR="008376F5" w:rsidRDefault="008376F5">
      <w:pPr>
        <w:pStyle w:val="TableofFigures"/>
        <w:tabs>
          <w:tab w:val="right" w:leader="dot" w:pos="9017"/>
        </w:tabs>
        <w:rPr>
          <w:ins w:id="339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40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"_Toc73686910"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17: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41" w:author="gaurav" w:date="2021-06-04T08:14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08D91E76" w14:textId="584877F7" w:rsidR="008376F5" w:rsidRDefault="008376F5">
      <w:pPr>
        <w:pStyle w:val="TableofFigures"/>
        <w:tabs>
          <w:tab w:val="right" w:leader="dot" w:pos="9017"/>
        </w:tabs>
        <w:rPr>
          <w:ins w:id="342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43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"_Toc73686911"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18: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44" w:author="gaurav" w:date="2021-06-04T08:14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0C724221" w14:textId="6E55FBB7" w:rsidR="008376F5" w:rsidRDefault="008376F5">
      <w:pPr>
        <w:pStyle w:val="TableofFigures"/>
        <w:tabs>
          <w:tab w:val="right" w:leader="dot" w:pos="9017"/>
        </w:tabs>
        <w:rPr>
          <w:ins w:id="345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46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"_Toc73686912"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19: Type-Approved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47" w:author="gaurav" w:date="2021-06-04T08:14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165F9461" w14:textId="6A83DC6E" w:rsidR="008376F5" w:rsidRDefault="008376F5">
      <w:pPr>
        <w:pStyle w:val="TableofFigures"/>
        <w:tabs>
          <w:tab w:val="right" w:leader="dot" w:pos="9017"/>
        </w:tabs>
        <w:rPr>
          <w:ins w:id="348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49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"_Toc73686913"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20: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50" w:author="gaurav" w:date="2021-06-04T08:14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6BCBFD0A" w14:textId="733956BB" w:rsidR="008376F5" w:rsidRDefault="008376F5">
      <w:pPr>
        <w:pStyle w:val="TableofFigures"/>
        <w:tabs>
          <w:tab w:val="right" w:leader="dot" w:pos="9017"/>
        </w:tabs>
        <w:rPr>
          <w:ins w:id="351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52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"_Toc73686914"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21: Manage Type-Approved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53" w:author="gaurav" w:date="2021-06-04T08:14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0BB7647E" w14:textId="6463CED0" w:rsidR="008376F5" w:rsidRDefault="008376F5">
      <w:pPr>
        <w:pStyle w:val="TableofFigures"/>
        <w:tabs>
          <w:tab w:val="right" w:leader="dot" w:pos="9017"/>
        </w:tabs>
        <w:rPr>
          <w:ins w:id="35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55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"_Toc73686915"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22: Update Report Type-Approve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56" w:author="gaurav" w:date="2021-06-04T08:14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1596F2FE" w14:textId="190CE443" w:rsidR="008376F5" w:rsidRDefault="008376F5">
      <w:pPr>
        <w:pStyle w:val="TableofFigures"/>
        <w:tabs>
          <w:tab w:val="right" w:leader="dot" w:pos="9017"/>
        </w:tabs>
        <w:rPr>
          <w:ins w:id="357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58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"_Toc73686916"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23: Filter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59" w:author="gaurav" w:date="2021-06-04T08:14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5AF4BD1C" w14:textId="50345CA4" w:rsidR="008376F5" w:rsidRDefault="008376F5">
      <w:pPr>
        <w:pStyle w:val="TableofFigures"/>
        <w:tabs>
          <w:tab w:val="right" w:leader="dot" w:pos="9017"/>
        </w:tabs>
        <w:rPr>
          <w:ins w:id="36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61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"_Toc73686917"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25: Export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2" w:author="gaurav" w:date="2021-06-04T08:14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7A07B5E8" w14:textId="2EA88B0A" w:rsidR="008376F5" w:rsidRDefault="008376F5">
      <w:pPr>
        <w:pStyle w:val="TableofFigures"/>
        <w:tabs>
          <w:tab w:val="right" w:leader="dot" w:pos="9017"/>
        </w:tabs>
        <w:rPr>
          <w:ins w:id="363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64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"_Toc73686918"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26: Open or Save Exported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5" w:author="gaurav" w:date="2021-06-04T08:14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14DA8436" w14:textId="12D1F0D4" w:rsidR="008376F5" w:rsidRDefault="008376F5">
      <w:pPr>
        <w:pStyle w:val="TableofFigures"/>
        <w:tabs>
          <w:tab w:val="right" w:leader="dot" w:pos="9017"/>
        </w:tabs>
        <w:rPr>
          <w:ins w:id="366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67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"_Toc73686919"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27: Exported Type Approval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8" w:author="gaurav" w:date="2021-06-04T08:14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1E0EDA12" w14:textId="5EB1E491" w:rsidR="008376F5" w:rsidRDefault="008376F5">
      <w:pPr>
        <w:pStyle w:val="TableofFigures"/>
        <w:tabs>
          <w:tab w:val="right" w:leader="dot" w:pos="9017"/>
        </w:tabs>
        <w:rPr>
          <w:ins w:id="369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70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"_Toc73686920"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28: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71" w:author="gaurav" w:date="2021-06-04T08:14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3AD09ED5" w14:textId="2F165245" w:rsidR="008376F5" w:rsidRDefault="008376F5">
      <w:pPr>
        <w:pStyle w:val="TableofFigures"/>
        <w:tabs>
          <w:tab w:val="right" w:leader="dot" w:pos="9017"/>
        </w:tabs>
        <w:rPr>
          <w:ins w:id="372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73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"_Toc73686921"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29: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74" w:author="gaurav" w:date="2021-06-04T08:14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706A375B" w14:textId="59662ADB" w:rsidR="008376F5" w:rsidRDefault="008376F5">
      <w:pPr>
        <w:pStyle w:val="TableofFigures"/>
        <w:tabs>
          <w:tab w:val="right" w:leader="dot" w:pos="9017"/>
        </w:tabs>
        <w:rPr>
          <w:ins w:id="375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76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"_Toc73686922"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30: Create Grievance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77" w:author="gaurav" w:date="2021-06-04T08:14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35DA8011" w14:textId="63AAC8FC" w:rsidR="008376F5" w:rsidRDefault="008376F5">
      <w:pPr>
        <w:pStyle w:val="TableofFigures"/>
        <w:tabs>
          <w:tab w:val="right" w:leader="dot" w:pos="9017"/>
        </w:tabs>
        <w:rPr>
          <w:ins w:id="378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79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"_Toc73686923"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31: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80" w:author="gaurav" w:date="2021-06-04T08:14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1A6FD622" w14:textId="4ADFA56A" w:rsidR="008376F5" w:rsidRDefault="008376F5">
      <w:pPr>
        <w:pStyle w:val="TableofFigures"/>
        <w:tabs>
          <w:tab w:val="right" w:leader="dot" w:pos="9017"/>
        </w:tabs>
        <w:rPr>
          <w:ins w:id="381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82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"_Toc73686924"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32: Filter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83" w:author="gaurav" w:date="2021-06-04T08:14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4F76948B" w14:textId="40C81297" w:rsidR="008376F5" w:rsidRDefault="008376F5">
      <w:pPr>
        <w:pStyle w:val="TableofFigures"/>
        <w:tabs>
          <w:tab w:val="right" w:leader="dot" w:pos="9017"/>
        </w:tabs>
        <w:rPr>
          <w:ins w:id="38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85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"_Toc73686925"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33: Filtered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86" w:author="gaurav" w:date="2021-06-04T08:14:00Z"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132D6932" w14:textId="440E1AC4" w:rsidR="008376F5" w:rsidRDefault="008376F5">
      <w:pPr>
        <w:pStyle w:val="TableofFigures"/>
        <w:tabs>
          <w:tab w:val="right" w:leader="dot" w:pos="9017"/>
        </w:tabs>
        <w:rPr>
          <w:ins w:id="387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88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"_Toc73686926"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34: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89" w:author="gaurav" w:date="2021-06-04T08:14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50296EB1" w14:textId="4559026F" w:rsidR="008376F5" w:rsidRDefault="008376F5">
      <w:pPr>
        <w:pStyle w:val="TableofFigures"/>
        <w:tabs>
          <w:tab w:val="right" w:leader="dot" w:pos="9017"/>
        </w:tabs>
        <w:rPr>
          <w:ins w:id="39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91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"_Toc73686927"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35: Open or Save Exported Grievance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2" w:author="gaurav" w:date="2021-06-04T08:14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608859BC" w14:textId="4AF20174" w:rsidR="008376F5" w:rsidRDefault="008376F5">
      <w:pPr>
        <w:pStyle w:val="TableofFigures"/>
        <w:tabs>
          <w:tab w:val="right" w:leader="dot" w:pos="9017"/>
        </w:tabs>
        <w:rPr>
          <w:ins w:id="393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ins w:id="394" w:author="gaurav" w:date="2021-06-04T08:14:00Z">
        <w:r w:rsidRPr="00741B80">
          <w:rPr>
            <w:rStyle w:val="Hyperlink"/>
            <w:noProof/>
          </w:rPr>
          <w:fldChar w:fldCharType="begin"/>
        </w:r>
        <w:r w:rsidRPr="00741B80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"_Toc73686928"</w:instrText>
        </w:r>
        <w:r w:rsidRPr="00741B80">
          <w:rPr>
            <w:rStyle w:val="Hyperlink"/>
            <w:noProof/>
          </w:rPr>
          <w:instrText xml:space="preserve"> </w:instrText>
        </w:r>
        <w:r w:rsidRPr="00741B80">
          <w:rPr>
            <w:rStyle w:val="Hyperlink"/>
            <w:noProof/>
          </w:rPr>
          <w:fldChar w:fldCharType="separate"/>
        </w:r>
        <w:r w:rsidRPr="00741B80">
          <w:rPr>
            <w:rStyle w:val="Hyperlink"/>
            <w:noProof/>
          </w:rPr>
          <w:t>Figure 36: Exported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_Toc73686928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5" w:author="gaurav" w:date="2021-06-04T08:14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741B80">
          <w:rPr>
            <w:rStyle w:val="Hyperlink"/>
            <w:noProof/>
          </w:rPr>
          <w:fldChar w:fldCharType="end"/>
        </w:r>
      </w:ins>
    </w:p>
    <w:p w14:paraId="524A8016" w14:textId="352B15C9" w:rsidR="00C338F3" w:rsidDel="008376F5" w:rsidRDefault="0038106B">
      <w:pPr>
        <w:pStyle w:val="TableofFigures"/>
        <w:tabs>
          <w:tab w:val="right" w:leader="dot" w:pos="9017"/>
        </w:tabs>
        <w:rPr>
          <w:del w:id="396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397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"_Toc34858371" </w:delInstrText>
        </w:r>
        <w:r w:rsidDel="008376F5">
          <w:rPr>
            <w:noProof/>
          </w:rPr>
          <w:fldChar w:fldCharType="separate"/>
        </w:r>
      </w:del>
      <w:ins w:id="398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399" w:author="gaurav" w:date="2021-06-04T08:14:00Z">
        <w:r w:rsidR="00C338F3" w:rsidRPr="00F56239" w:rsidDel="008376F5">
          <w:rPr>
            <w:rStyle w:val="Hyperlink"/>
            <w:noProof/>
          </w:rPr>
          <w:delText>Figure 1: CEIR Home Page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_Toc34858371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0F209B45" w14:textId="11D4AB45" w:rsidR="00C338F3" w:rsidDel="008376F5" w:rsidRDefault="0038106B">
      <w:pPr>
        <w:pStyle w:val="TableofFigures"/>
        <w:tabs>
          <w:tab w:val="right" w:leader="dot" w:pos="9017"/>
        </w:tabs>
        <w:rPr>
          <w:del w:id="40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01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"_Toc34858372" </w:delInstrText>
        </w:r>
        <w:r w:rsidDel="008376F5">
          <w:rPr>
            <w:noProof/>
          </w:rPr>
          <w:fldChar w:fldCharType="separate"/>
        </w:r>
      </w:del>
      <w:ins w:id="402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03" w:author="gaurav" w:date="2021-06-04T08:14:00Z">
        <w:r w:rsidR="00C338F3" w:rsidRPr="00F56239" w:rsidDel="008376F5">
          <w:rPr>
            <w:rStyle w:val="Hyperlink"/>
            <w:noProof/>
          </w:rPr>
          <w:delText>Figure 2: TRC Registration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_Toc34858372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3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70F16048" w14:textId="782C6906" w:rsidR="00C338F3" w:rsidDel="008376F5" w:rsidRDefault="0038106B">
      <w:pPr>
        <w:pStyle w:val="TableofFigures"/>
        <w:tabs>
          <w:tab w:val="right" w:leader="dot" w:pos="9017"/>
        </w:tabs>
        <w:rPr>
          <w:del w:id="40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05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"_Toc34858373" </w:delInstrText>
        </w:r>
        <w:r w:rsidDel="008376F5">
          <w:rPr>
            <w:noProof/>
          </w:rPr>
          <w:fldChar w:fldCharType="separate"/>
        </w:r>
      </w:del>
      <w:ins w:id="406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07" w:author="gaurav" w:date="2021-06-04T08:14:00Z">
        <w:r w:rsidR="00C338F3" w:rsidRPr="00F56239" w:rsidDel="008376F5">
          <w:rPr>
            <w:rStyle w:val="Hyperlink"/>
            <w:noProof/>
          </w:rPr>
          <w:delText>Figure 3: Verify OTP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_Toc34858373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5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7707AF87" w14:textId="788D58EB" w:rsidR="00C338F3" w:rsidDel="008376F5" w:rsidRDefault="0038106B">
      <w:pPr>
        <w:pStyle w:val="TableofFigures"/>
        <w:tabs>
          <w:tab w:val="right" w:leader="dot" w:pos="9017"/>
        </w:tabs>
        <w:rPr>
          <w:del w:id="408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09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"_Toc34858374" </w:delInstrText>
        </w:r>
        <w:r w:rsidDel="008376F5">
          <w:rPr>
            <w:noProof/>
          </w:rPr>
          <w:fldChar w:fldCharType="separate"/>
        </w:r>
      </w:del>
      <w:ins w:id="410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11" w:author="gaurav" w:date="2021-06-04T08:14:00Z">
        <w:r w:rsidR="00C338F3" w:rsidRPr="00F56239" w:rsidDel="008376F5">
          <w:rPr>
            <w:rStyle w:val="Hyperlink"/>
            <w:noProof/>
          </w:rPr>
          <w:delText>Figure 4: Enter OTP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_Toc34858374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5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7CE5B42B" w14:textId="4A58E7E1" w:rsidR="00C338F3" w:rsidDel="008376F5" w:rsidRDefault="0038106B">
      <w:pPr>
        <w:pStyle w:val="TableofFigures"/>
        <w:tabs>
          <w:tab w:val="right" w:leader="dot" w:pos="9017"/>
        </w:tabs>
        <w:rPr>
          <w:del w:id="412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13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"_Toc34858375" </w:delInstrText>
        </w:r>
        <w:r w:rsidDel="008376F5">
          <w:rPr>
            <w:noProof/>
          </w:rPr>
          <w:fldChar w:fldCharType="separate"/>
        </w:r>
      </w:del>
      <w:ins w:id="414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15" w:author="gaurav" w:date="2021-06-04T08:14:00Z">
        <w:r w:rsidR="00C338F3" w:rsidRPr="00F56239" w:rsidDel="008376F5">
          <w:rPr>
            <w:rStyle w:val="Hyperlink"/>
            <w:noProof/>
          </w:rPr>
          <w:delText>Figure 5: Login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_Toc34858375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6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133DC5A4" w14:textId="4067A5E0" w:rsidR="00C338F3" w:rsidDel="008376F5" w:rsidRDefault="0038106B">
      <w:pPr>
        <w:pStyle w:val="TableofFigures"/>
        <w:tabs>
          <w:tab w:val="right" w:leader="dot" w:pos="9017"/>
        </w:tabs>
        <w:rPr>
          <w:del w:id="416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17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"_Toc34858376" </w:delInstrText>
        </w:r>
        <w:r w:rsidDel="008376F5">
          <w:rPr>
            <w:noProof/>
          </w:rPr>
          <w:fldChar w:fldCharType="separate"/>
        </w:r>
      </w:del>
      <w:ins w:id="418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19" w:author="gaurav" w:date="2021-06-04T08:14:00Z">
        <w:r w:rsidR="00C338F3" w:rsidRPr="00F56239" w:rsidDel="008376F5">
          <w:rPr>
            <w:rStyle w:val="Hyperlink"/>
            <w:noProof/>
          </w:rPr>
          <w:delText>Figure 6: Home Page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_Toc34858376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7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43D3ED55" w14:textId="1224C336" w:rsidR="00C338F3" w:rsidDel="008376F5" w:rsidRDefault="0038106B">
      <w:pPr>
        <w:pStyle w:val="TableofFigures"/>
        <w:tabs>
          <w:tab w:val="right" w:leader="dot" w:pos="9017"/>
        </w:tabs>
        <w:rPr>
          <w:del w:id="42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21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"_Toc34858377" </w:delInstrText>
        </w:r>
        <w:r w:rsidDel="008376F5">
          <w:rPr>
            <w:noProof/>
          </w:rPr>
          <w:fldChar w:fldCharType="separate"/>
        </w:r>
      </w:del>
      <w:ins w:id="422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23" w:author="gaurav" w:date="2021-06-04T08:14:00Z">
        <w:r w:rsidR="00C338F3" w:rsidRPr="00F56239" w:rsidDel="008376F5">
          <w:rPr>
            <w:rStyle w:val="Hyperlink"/>
            <w:noProof/>
          </w:rPr>
          <w:delText>Figure 7: Forgot Password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_Toc34858377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7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3444BE08" w14:textId="6B8536FF" w:rsidR="00C338F3" w:rsidDel="008376F5" w:rsidRDefault="0038106B">
      <w:pPr>
        <w:pStyle w:val="TableofFigures"/>
        <w:tabs>
          <w:tab w:val="right" w:leader="dot" w:pos="9017"/>
        </w:tabs>
        <w:rPr>
          <w:del w:id="42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25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"_Toc34858378" </w:delInstrText>
        </w:r>
        <w:r w:rsidDel="008376F5">
          <w:rPr>
            <w:noProof/>
          </w:rPr>
          <w:fldChar w:fldCharType="separate"/>
        </w:r>
      </w:del>
      <w:ins w:id="426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27" w:author="gaurav" w:date="2021-06-04T08:14:00Z">
        <w:r w:rsidR="00C338F3" w:rsidRPr="00F56239" w:rsidDel="008376F5">
          <w:rPr>
            <w:rStyle w:val="Hyperlink"/>
            <w:noProof/>
          </w:rPr>
          <w:delText>Figure 8: Set New Password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_Toc34858378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8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4C3AFED0" w14:textId="21221D3E" w:rsidR="00C338F3" w:rsidDel="008376F5" w:rsidRDefault="0038106B">
      <w:pPr>
        <w:pStyle w:val="TableofFigures"/>
        <w:tabs>
          <w:tab w:val="right" w:leader="dot" w:pos="9017"/>
        </w:tabs>
        <w:rPr>
          <w:del w:id="428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29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"_Toc34858379" </w:delInstrText>
        </w:r>
        <w:r w:rsidDel="008376F5">
          <w:rPr>
            <w:noProof/>
          </w:rPr>
          <w:fldChar w:fldCharType="separate"/>
        </w:r>
      </w:del>
      <w:ins w:id="430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31" w:author="gaurav" w:date="2021-06-04T08:14:00Z">
        <w:r w:rsidR="00C338F3" w:rsidRPr="00F56239" w:rsidDel="008376F5">
          <w:rPr>
            <w:rStyle w:val="Hyperlink"/>
            <w:noProof/>
          </w:rPr>
          <w:delText>Figure 9: Home Page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_Toc34858379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8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0E4E5D76" w14:textId="0E514142" w:rsidR="00C338F3" w:rsidDel="008376F5" w:rsidRDefault="0038106B">
      <w:pPr>
        <w:pStyle w:val="TableofFigures"/>
        <w:tabs>
          <w:tab w:val="right" w:leader="dot" w:pos="9017"/>
        </w:tabs>
        <w:rPr>
          <w:del w:id="432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33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"_Toc34858380" </w:delInstrText>
        </w:r>
        <w:r w:rsidDel="008376F5">
          <w:rPr>
            <w:noProof/>
          </w:rPr>
          <w:fldChar w:fldCharType="separate"/>
        </w:r>
      </w:del>
      <w:ins w:id="434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35" w:author="gaurav" w:date="2021-06-04T08:14:00Z">
        <w:r w:rsidR="00C338F3" w:rsidRPr="00F56239" w:rsidDel="008376F5">
          <w:rPr>
            <w:rStyle w:val="Hyperlink"/>
            <w:noProof/>
          </w:rPr>
          <w:delText>Figure 10: Edit Information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_Toc34858380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10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6F6440EB" w14:textId="07C24997" w:rsidR="00C338F3" w:rsidDel="008376F5" w:rsidRDefault="0038106B">
      <w:pPr>
        <w:pStyle w:val="TableofFigures"/>
        <w:tabs>
          <w:tab w:val="right" w:leader="dot" w:pos="9017"/>
        </w:tabs>
        <w:rPr>
          <w:del w:id="436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37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"_Toc34858381" </w:delInstrText>
        </w:r>
        <w:r w:rsidDel="008376F5">
          <w:rPr>
            <w:noProof/>
          </w:rPr>
          <w:fldChar w:fldCharType="separate"/>
        </w:r>
      </w:del>
      <w:ins w:id="438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39" w:author="gaurav" w:date="2021-06-04T08:14:00Z">
        <w:r w:rsidR="00C338F3" w:rsidRPr="00F56239" w:rsidDel="008376F5">
          <w:rPr>
            <w:rStyle w:val="Hyperlink"/>
            <w:noProof/>
          </w:rPr>
          <w:delText>Figure 11: Change Password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_Toc34858381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10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741B7B64" w14:textId="34D4582C" w:rsidR="00C338F3" w:rsidDel="008376F5" w:rsidRDefault="0038106B">
      <w:pPr>
        <w:pStyle w:val="TableofFigures"/>
        <w:tabs>
          <w:tab w:val="right" w:leader="dot" w:pos="9017"/>
        </w:tabs>
        <w:rPr>
          <w:del w:id="44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41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"_Toc34858382" </w:delInstrText>
        </w:r>
        <w:r w:rsidDel="008376F5">
          <w:rPr>
            <w:noProof/>
          </w:rPr>
          <w:fldChar w:fldCharType="separate"/>
        </w:r>
      </w:del>
      <w:ins w:id="442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43" w:author="gaurav" w:date="2021-06-04T08:14:00Z">
        <w:r w:rsidR="00C338F3" w:rsidRPr="00F56239" w:rsidDel="008376F5">
          <w:rPr>
            <w:rStyle w:val="Hyperlink"/>
            <w:noProof/>
          </w:rPr>
          <w:delText>Figure 12: Manage Account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_Toc34858382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11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5D59ADA1" w14:textId="3907741B" w:rsidR="00C338F3" w:rsidDel="008376F5" w:rsidRDefault="0038106B">
      <w:pPr>
        <w:pStyle w:val="TableofFigures"/>
        <w:tabs>
          <w:tab w:val="right" w:leader="dot" w:pos="9017"/>
        </w:tabs>
        <w:rPr>
          <w:del w:id="44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45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"_Toc34858383" </w:delInstrText>
        </w:r>
        <w:r w:rsidDel="008376F5">
          <w:rPr>
            <w:noProof/>
          </w:rPr>
          <w:fldChar w:fldCharType="separate"/>
        </w:r>
      </w:del>
      <w:ins w:id="446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47" w:author="gaurav" w:date="2021-06-04T08:14:00Z">
        <w:r w:rsidR="00C338F3" w:rsidRPr="00F56239" w:rsidDel="008376F5">
          <w:rPr>
            <w:rStyle w:val="Hyperlink"/>
            <w:noProof/>
          </w:rPr>
          <w:delText>Figure 13: Home Page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_Toc34858383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11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5466CE88" w14:textId="43359477" w:rsidR="00C338F3" w:rsidDel="008376F5" w:rsidRDefault="0038106B">
      <w:pPr>
        <w:pStyle w:val="TableofFigures"/>
        <w:tabs>
          <w:tab w:val="right" w:leader="dot" w:pos="9017"/>
        </w:tabs>
        <w:rPr>
          <w:del w:id="448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49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"_Toc34858384" </w:delInstrText>
        </w:r>
        <w:r w:rsidDel="008376F5">
          <w:rPr>
            <w:noProof/>
          </w:rPr>
          <w:fldChar w:fldCharType="separate"/>
        </w:r>
      </w:del>
      <w:ins w:id="450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51" w:author="gaurav" w:date="2021-06-04T08:14:00Z">
        <w:r w:rsidR="00C338F3" w:rsidRPr="00F56239" w:rsidDel="008376F5">
          <w:rPr>
            <w:rStyle w:val="Hyperlink"/>
            <w:noProof/>
          </w:rPr>
          <w:delText>Figure 14: Grievance Management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_Toc34858384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12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070E1778" w14:textId="3F8D6D5A" w:rsidR="00C338F3" w:rsidDel="008376F5" w:rsidRDefault="0038106B">
      <w:pPr>
        <w:pStyle w:val="TableofFigures"/>
        <w:tabs>
          <w:tab w:val="right" w:leader="dot" w:pos="9017"/>
        </w:tabs>
        <w:rPr>
          <w:del w:id="452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53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"_Toc34858385" </w:delInstrText>
        </w:r>
        <w:r w:rsidDel="008376F5">
          <w:rPr>
            <w:noProof/>
          </w:rPr>
          <w:fldChar w:fldCharType="separate"/>
        </w:r>
      </w:del>
      <w:ins w:id="454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55" w:author="gaurav" w:date="2021-06-04T08:14:00Z">
        <w:r w:rsidR="00C338F3" w:rsidRPr="00F56239" w:rsidDel="008376F5">
          <w:rPr>
            <w:rStyle w:val="Hyperlink"/>
            <w:noProof/>
          </w:rPr>
          <w:delText>Figure 15: Manage Type-Approved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_Toc34858385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13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42A704D3" w14:textId="00FF952B" w:rsidR="00C338F3" w:rsidDel="008376F5" w:rsidRDefault="0038106B">
      <w:pPr>
        <w:pStyle w:val="TableofFigures"/>
        <w:tabs>
          <w:tab w:val="right" w:leader="dot" w:pos="9017"/>
        </w:tabs>
        <w:rPr>
          <w:del w:id="456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57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"_Toc34858386" </w:delInstrText>
        </w:r>
        <w:r w:rsidDel="008376F5">
          <w:rPr>
            <w:noProof/>
          </w:rPr>
          <w:fldChar w:fldCharType="separate"/>
        </w:r>
      </w:del>
      <w:ins w:id="458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59" w:author="gaurav" w:date="2021-06-04T08:14:00Z">
        <w:r w:rsidR="00C338F3" w:rsidRPr="00F56239" w:rsidDel="008376F5">
          <w:rPr>
            <w:rStyle w:val="Hyperlink"/>
            <w:noProof/>
          </w:rPr>
          <w:delText>Figure 16: Notifications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_Toc34858386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13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1C70EF44" w14:textId="6B3055C6" w:rsidR="00C338F3" w:rsidDel="008376F5" w:rsidRDefault="0038106B">
      <w:pPr>
        <w:pStyle w:val="TableofFigures"/>
        <w:tabs>
          <w:tab w:val="right" w:leader="dot" w:pos="9017"/>
        </w:tabs>
        <w:rPr>
          <w:del w:id="46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61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"_Toc34858387" </w:delInstrText>
        </w:r>
        <w:r w:rsidDel="008376F5">
          <w:rPr>
            <w:noProof/>
          </w:rPr>
          <w:fldChar w:fldCharType="separate"/>
        </w:r>
      </w:del>
      <w:ins w:id="462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63" w:author="gaurav" w:date="2021-06-04T08:14:00Z">
        <w:r w:rsidR="00C338F3" w:rsidRPr="00F56239" w:rsidDel="008376F5">
          <w:rPr>
            <w:rStyle w:val="Hyperlink"/>
            <w:noProof/>
          </w:rPr>
          <w:delText>Figure 17: Home Page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_Toc34858387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15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3397CAA9" w14:textId="0E672A36" w:rsidR="00C338F3" w:rsidDel="008376F5" w:rsidRDefault="0038106B">
      <w:pPr>
        <w:pStyle w:val="TableofFigures"/>
        <w:tabs>
          <w:tab w:val="right" w:leader="dot" w:pos="9017"/>
        </w:tabs>
        <w:rPr>
          <w:del w:id="46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65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"_Toc34858388" </w:delInstrText>
        </w:r>
        <w:r w:rsidDel="008376F5">
          <w:rPr>
            <w:noProof/>
          </w:rPr>
          <w:fldChar w:fldCharType="separate"/>
        </w:r>
      </w:del>
      <w:ins w:id="466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67" w:author="gaurav" w:date="2021-06-04T08:14:00Z">
        <w:r w:rsidR="00C338F3" w:rsidRPr="00F56239" w:rsidDel="008376F5">
          <w:rPr>
            <w:rStyle w:val="Hyperlink"/>
            <w:noProof/>
          </w:rPr>
          <w:delText>Figure 18: Manage Type-Approved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_Toc34858388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15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61468FC2" w14:textId="59D89FD3" w:rsidR="00C338F3" w:rsidDel="008376F5" w:rsidRDefault="0038106B">
      <w:pPr>
        <w:pStyle w:val="TableofFigures"/>
        <w:tabs>
          <w:tab w:val="right" w:leader="dot" w:pos="9017"/>
        </w:tabs>
        <w:rPr>
          <w:del w:id="468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69" w:author="gaurav" w:date="2021-06-04T08:14:00Z">
        <w:r w:rsidDel="008376F5">
          <w:rPr>
            <w:noProof/>
          </w:rPr>
          <w:lastRenderedPageBreak/>
          <w:fldChar w:fldCharType="begin"/>
        </w:r>
        <w:r w:rsidDel="008376F5">
          <w:rPr>
            <w:noProof/>
          </w:rPr>
          <w:delInstrText xml:space="preserve"> HYPERLINK \l "_Toc34858389" </w:delInstrText>
        </w:r>
        <w:r w:rsidDel="008376F5">
          <w:rPr>
            <w:noProof/>
          </w:rPr>
          <w:fldChar w:fldCharType="separate"/>
        </w:r>
      </w:del>
      <w:ins w:id="470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71" w:author="gaurav" w:date="2021-06-04T08:14:00Z">
        <w:r w:rsidR="00C338F3" w:rsidRPr="00F56239" w:rsidDel="008376F5">
          <w:rPr>
            <w:rStyle w:val="Hyperlink"/>
            <w:noProof/>
          </w:rPr>
          <w:delText>Figure 19: Type-Approved Devices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_Toc34858389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16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6B05E190" w14:textId="302164D5" w:rsidR="00C338F3" w:rsidDel="008376F5" w:rsidRDefault="0038106B">
      <w:pPr>
        <w:pStyle w:val="TableofFigures"/>
        <w:tabs>
          <w:tab w:val="right" w:leader="dot" w:pos="9017"/>
        </w:tabs>
        <w:rPr>
          <w:del w:id="472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73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"_Toc34858390" </w:delInstrText>
        </w:r>
        <w:r w:rsidDel="008376F5">
          <w:rPr>
            <w:noProof/>
          </w:rPr>
          <w:fldChar w:fldCharType="separate"/>
        </w:r>
      </w:del>
      <w:ins w:id="474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75" w:author="gaurav" w:date="2021-06-04T08:14:00Z">
        <w:r w:rsidR="00C338F3" w:rsidRPr="00F56239" w:rsidDel="008376F5">
          <w:rPr>
            <w:rStyle w:val="Hyperlink"/>
            <w:noProof/>
          </w:rPr>
          <w:delText>Figure 20: Manage Type-Approved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_Toc34858390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17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5BAB3437" w14:textId="291E937F" w:rsidR="00C338F3" w:rsidDel="008376F5" w:rsidRDefault="0038106B">
      <w:pPr>
        <w:pStyle w:val="TableofFigures"/>
        <w:tabs>
          <w:tab w:val="right" w:leader="dot" w:pos="9017"/>
        </w:tabs>
        <w:rPr>
          <w:del w:id="476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77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"_Toc34858391" </w:delInstrText>
        </w:r>
        <w:r w:rsidDel="008376F5">
          <w:rPr>
            <w:noProof/>
          </w:rPr>
          <w:fldChar w:fldCharType="separate"/>
        </w:r>
      </w:del>
      <w:ins w:id="478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79" w:author="gaurav" w:date="2021-06-04T08:14:00Z">
        <w:r w:rsidR="00C338F3" w:rsidRPr="00F56239" w:rsidDel="008376F5">
          <w:rPr>
            <w:rStyle w:val="Hyperlink"/>
            <w:noProof/>
          </w:rPr>
          <w:delText>Figure 21: Manage Type-Approved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_Toc34858391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19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51FF1931" w14:textId="37796A3B" w:rsidR="00C338F3" w:rsidDel="008376F5" w:rsidRDefault="0038106B">
      <w:pPr>
        <w:pStyle w:val="TableofFigures"/>
        <w:tabs>
          <w:tab w:val="right" w:leader="dot" w:pos="9017"/>
        </w:tabs>
        <w:rPr>
          <w:del w:id="48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81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"_Toc34858392" </w:delInstrText>
        </w:r>
        <w:r w:rsidDel="008376F5">
          <w:rPr>
            <w:noProof/>
          </w:rPr>
          <w:fldChar w:fldCharType="separate"/>
        </w:r>
      </w:del>
      <w:ins w:id="482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83" w:author="gaurav" w:date="2021-06-04T08:14:00Z">
        <w:r w:rsidR="00C338F3" w:rsidRPr="00F56239" w:rsidDel="008376F5">
          <w:rPr>
            <w:rStyle w:val="Hyperlink"/>
            <w:noProof/>
          </w:rPr>
          <w:delText>Figure 22: Update Report Type-Approve Devices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_Toc34858392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19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42764644" w14:textId="6E2EA021" w:rsidR="00C338F3" w:rsidDel="008376F5" w:rsidRDefault="0038106B">
      <w:pPr>
        <w:pStyle w:val="TableofFigures"/>
        <w:tabs>
          <w:tab w:val="right" w:leader="dot" w:pos="9017"/>
        </w:tabs>
        <w:rPr>
          <w:del w:id="48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85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"_Toc34858393" </w:delInstrText>
        </w:r>
        <w:r w:rsidDel="008376F5">
          <w:rPr>
            <w:noProof/>
          </w:rPr>
          <w:fldChar w:fldCharType="separate"/>
        </w:r>
      </w:del>
      <w:ins w:id="486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87" w:author="gaurav" w:date="2021-06-04T08:14:00Z">
        <w:r w:rsidR="00C338F3" w:rsidRPr="00F56239" w:rsidDel="008376F5">
          <w:rPr>
            <w:rStyle w:val="Hyperlink"/>
            <w:noProof/>
          </w:rPr>
          <w:delText>Figure 23: Filter Type Approval Requests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_Toc34858393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20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4E7273E5" w14:textId="68AE1A11" w:rsidR="00C338F3" w:rsidDel="008376F5" w:rsidRDefault="0038106B">
      <w:pPr>
        <w:pStyle w:val="TableofFigures"/>
        <w:tabs>
          <w:tab w:val="right" w:leader="dot" w:pos="9017"/>
        </w:tabs>
        <w:rPr>
          <w:del w:id="488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89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"_Toc34858394" </w:delInstrText>
        </w:r>
        <w:r w:rsidDel="008376F5">
          <w:rPr>
            <w:noProof/>
          </w:rPr>
          <w:fldChar w:fldCharType="separate"/>
        </w:r>
      </w:del>
      <w:ins w:id="490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91" w:author="gaurav" w:date="2021-06-04T08:14:00Z">
        <w:r w:rsidR="00C338F3" w:rsidRPr="00F56239" w:rsidDel="008376F5">
          <w:rPr>
            <w:rStyle w:val="Hyperlink"/>
            <w:noProof/>
          </w:rPr>
          <w:delText>Figure 25: Export Type Approval Requests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_Toc34858394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21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17D50630" w14:textId="5B5CE437" w:rsidR="00C338F3" w:rsidDel="008376F5" w:rsidRDefault="0038106B">
      <w:pPr>
        <w:pStyle w:val="TableofFigures"/>
        <w:tabs>
          <w:tab w:val="right" w:leader="dot" w:pos="9017"/>
        </w:tabs>
        <w:rPr>
          <w:del w:id="492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93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"_Toc34858395" </w:delInstrText>
        </w:r>
        <w:r w:rsidDel="008376F5">
          <w:rPr>
            <w:noProof/>
          </w:rPr>
          <w:fldChar w:fldCharType="separate"/>
        </w:r>
      </w:del>
      <w:ins w:id="494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95" w:author="gaurav" w:date="2021-06-04T08:14:00Z">
        <w:r w:rsidR="00C338F3" w:rsidRPr="00F56239" w:rsidDel="008376F5">
          <w:rPr>
            <w:rStyle w:val="Hyperlink"/>
            <w:noProof/>
          </w:rPr>
          <w:delText>Figure 26: Open or Save Exported File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_Toc34858395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21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625B2BCA" w14:textId="01545404" w:rsidR="00C338F3" w:rsidDel="008376F5" w:rsidRDefault="0038106B">
      <w:pPr>
        <w:pStyle w:val="TableofFigures"/>
        <w:tabs>
          <w:tab w:val="right" w:leader="dot" w:pos="9017"/>
        </w:tabs>
        <w:rPr>
          <w:del w:id="496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497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"_Toc34858396" </w:delInstrText>
        </w:r>
        <w:r w:rsidDel="008376F5">
          <w:rPr>
            <w:noProof/>
          </w:rPr>
          <w:fldChar w:fldCharType="separate"/>
        </w:r>
      </w:del>
      <w:ins w:id="498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499" w:author="gaurav" w:date="2021-06-04T08:14:00Z">
        <w:r w:rsidR="00C338F3" w:rsidRPr="00F56239" w:rsidDel="008376F5">
          <w:rPr>
            <w:rStyle w:val="Hyperlink"/>
            <w:noProof/>
          </w:rPr>
          <w:delText>Figure 27: Exported Type Approval Requests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_Toc34858396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21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5EABC1BE" w14:textId="5F25A78D" w:rsidR="00C338F3" w:rsidDel="008376F5" w:rsidRDefault="0038106B">
      <w:pPr>
        <w:pStyle w:val="TableofFigures"/>
        <w:tabs>
          <w:tab w:val="right" w:leader="dot" w:pos="9017"/>
        </w:tabs>
        <w:rPr>
          <w:del w:id="50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501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"_Toc34858397" </w:delInstrText>
        </w:r>
        <w:r w:rsidDel="008376F5">
          <w:rPr>
            <w:noProof/>
          </w:rPr>
          <w:fldChar w:fldCharType="separate"/>
        </w:r>
      </w:del>
      <w:ins w:id="502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503" w:author="gaurav" w:date="2021-06-04T08:14:00Z">
        <w:r w:rsidR="00C338F3" w:rsidRPr="00F56239" w:rsidDel="008376F5">
          <w:rPr>
            <w:rStyle w:val="Hyperlink"/>
            <w:noProof/>
          </w:rPr>
          <w:delText>Figure 28: Home Page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_Toc34858397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22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7E347C4C" w14:textId="1BDF1173" w:rsidR="00C338F3" w:rsidDel="008376F5" w:rsidRDefault="0038106B">
      <w:pPr>
        <w:pStyle w:val="TableofFigures"/>
        <w:tabs>
          <w:tab w:val="right" w:leader="dot" w:pos="9017"/>
        </w:tabs>
        <w:rPr>
          <w:del w:id="50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505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"_Toc34858398" </w:delInstrText>
        </w:r>
        <w:r w:rsidDel="008376F5">
          <w:rPr>
            <w:noProof/>
          </w:rPr>
          <w:fldChar w:fldCharType="separate"/>
        </w:r>
      </w:del>
      <w:ins w:id="506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507" w:author="gaurav" w:date="2021-06-04T08:14:00Z">
        <w:r w:rsidR="00C338F3" w:rsidRPr="00F56239" w:rsidDel="008376F5">
          <w:rPr>
            <w:rStyle w:val="Hyperlink"/>
            <w:noProof/>
          </w:rPr>
          <w:delText>Figure 29: Grievance Management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_Toc34858398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23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3E916D7D" w14:textId="2B210D3F" w:rsidR="00C338F3" w:rsidDel="008376F5" w:rsidRDefault="0038106B">
      <w:pPr>
        <w:pStyle w:val="TableofFigures"/>
        <w:tabs>
          <w:tab w:val="right" w:leader="dot" w:pos="9017"/>
        </w:tabs>
        <w:rPr>
          <w:del w:id="508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509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"_Toc34858399" </w:delInstrText>
        </w:r>
        <w:r w:rsidDel="008376F5">
          <w:rPr>
            <w:noProof/>
          </w:rPr>
          <w:fldChar w:fldCharType="separate"/>
        </w:r>
      </w:del>
      <w:ins w:id="510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511" w:author="gaurav" w:date="2021-06-04T08:14:00Z">
        <w:r w:rsidR="00C338F3" w:rsidRPr="00F56239" w:rsidDel="008376F5">
          <w:rPr>
            <w:rStyle w:val="Hyperlink"/>
            <w:noProof/>
          </w:rPr>
          <w:delText>Figure 30: Report Grievance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_Toc34858399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23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6C22343E" w14:textId="3654190E" w:rsidR="00C338F3" w:rsidDel="008376F5" w:rsidRDefault="0038106B">
      <w:pPr>
        <w:pStyle w:val="TableofFigures"/>
        <w:tabs>
          <w:tab w:val="right" w:leader="dot" w:pos="9017"/>
        </w:tabs>
        <w:rPr>
          <w:del w:id="512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513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"_Toc34858400" </w:delInstrText>
        </w:r>
        <w:r w:rsidDel="008376F5">
          <w:rPr>
            <w:noProof/>
          </w:rPr>
          <w:fldChar w:fldCharType="separate"/>
        </w:r>
      </w:del>
      <w:ins w:id="514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515" w:author="gaurav" w:date="2021-06-04T08:14:00Z">
        <w:r w:rsidR="00C338F3" w:rsidRPr="00F56239" w:rsidDel="008376F5">
          <w:rPr>
            <w:rStyle w:val="Hyperlink"/>
            <w:noProof/>
          </w:rPr>
          <w:delText>Figure 31: Grievance Management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_Toc34858400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24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773B1493" w14:textId="0CC1E3E0" w:rsidR="00C338F3" w:rsidDel="008376F5" w:rsidRDefault="0038106B">
      <w:pPr>
        <w:pStyle w:val="TableofFigures"/>
        <w:tabs>
          <w:tab w:val="right" w:leader="dot" w:pos="9017"/>
        </w:tabs>
        <w:rPr>
          <w:del w:id="516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517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"_Toc34858401" </w:delInstrText>
        </w:r>
        <w:r w:rsidDel="008376F5">
          <w:rPr>
            <w:noProof/>
          </w:rPr>
          <w:fldChar w:fldCharType="separate"/>
        </w:r>
      </w:del>
      <w:ins w:id="518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519" w:author="gaurav" w:date="2021-06-04T08:14:00Z">
        <w:r w:rsidR="00C338F3" w:rsidRPr="00F56239" w:rsidDel="008376F5">
          <w:rPr>
            <w:rStyle w:val="Hyperlink"/>
            <w:noProof/>
          </w:rPr>
          <w:delText>Figure 32: Filter Grievances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_Toc34858401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26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30913487" w14:textId="6228065C" w:rsidR="00C338F3" w:rsidDel="008376F5" w:rsidRDefault="0038106B">
      <w:pPr>
        <w:pStyle w:val="TableofFigures"/>
        <w:tabs>
          <w:tab w:val="right" w:leader="dot" w:pos="9017"/>
        </w:tabs>
        <w:rPr>
          <w:del w:id="520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521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"_Toc34858402" </w:delInstrText>
        </w:r>
        <w:r w:rsidDel="008376F5">
          <w:rPr>
            <w:noProof/>
          </w:rPr>
          <w:fldChar w:fldCharType="separate"/>
        </w:r>
      </w:del>
      <w:ins w:id="522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523" w:author="gaurav" w:date="2021-06-04T08:14:00Z">
        <w:r w:rsidR="00C338F3" w:rsidRPr="00F56239" w:rsidDel="008376F5">
          <w:rPr>
            <w:rStyle w:val="Hyperlink"/>
            <w:noProof/>
          </w:rPr>
          <w:delText>Figure 33: Filtered Grievances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_Toc34858402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26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4D98F2E3" w14:textId="049F11AA" w:rsidR="00C338F3" w:rsidDel="008376F5" w:rsidRDefault="0038106B">
      <w:pPr>
        <w:pStyle w:val="TableofFigures"/>
        <w:tabs>
          <w:tab w:val="right" w:leader="dot" w:pos="9017"/>
        </w:tabs>
        <w:rPr>
          <w:del w:id="524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525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"_Toc34858403" </w:delInstrText>
        </w:r>
        <w:r w:rsidDel="008376F5">
          <w:rPr>
            <w:noProof/>
          </w:rPr>
          <w:fldChar w:fldCharType="separate"/>
        </w:r>
      </w:del>
      <w:ins w:id="526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527" w:author="gaurav" w:date="2021-06-04T08:14:00Z">
        <w:r w:rsidR="00C338F3" w:rsidRPr="00F56239" w:rsidDel="008376F5">
          <w:rPr>
            <w:rStyle w:val="Hyperlink"/>
            <w:noProof/>
          </w:rPr>
          <w:delText>Figure 34: Grievance Management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_Toc34858403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27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7FAAD21E" w14:textId="6224C0B1" w:rsidR="00C338F3" w:rsidDel="008376F5" w:rsidRDefault="0038106B">
      <w:pPr>
        <w:pStyle w:val="TableofFigures"/>
        <w:tabs>
          <w:tab w:val="right" w:leader="dot" w:pos="9017"/>
        </w:tabs>
        <w:rPr>
          <w:del w:id="528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529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"_Toc34858404" </w:delInstrText>
        </w:r>
        <w:r w:rsidDel="008376F5">
          <w:rPr>
            <w:noProof/>
          </w:rPr>
          <w:fldChar w:fldCharType="separate"/>
        </w:r>
      </w:del>
      <w:ins w:id="530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531" w:author="gaurav" w:date="2021-06-04T08:14:00Z">
        <w:r w:rsidR="00C338F3" w:rsidRPr="00F56239" w:rsidDel="008376F5">
          <w:rPr>
            <w:rStyle w:val="Hyperlink"/>
            <w:noProof/>
          </w:rPr>
          <w:delText>Figure 35: Open or Save Exported Grievance File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_Toc34858404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27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574BB911" w14:textId="4334BFFD" w:rsidR="00C338F3" w:rsidDel="008376F5" w:rsidRDefault="0038106B">
      <w:pPr>
        <w:pStyle w:val="TableofFigures"/>
        <w:tabs>
          <w:tab w:val="right" w:leader="dot" w:pos="9017"/>
        </w:tabs>
        <w:rPr>
          <w:del w:id="532" w:author="gaurav" w:date="2021-06-04T08:14:00Z"/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del w:id="533" w:author="gaurav" w:date="2021-06-04T08:14:00Z">
        <w:r w:rsidDel="008376F5">
          <w:rPr>
            <w:noProof/>
          </w:rPr>
          <w:fldChar w:fldCharType="begin"/>
        </w:r>
        <w:r w:rsidDel="008376F5">
          <w:rPr>
            <w:noProof/>
          </w:rPr>
          <w:delInstrText xml:space="preserve"> HYPERLINK \l "_Toc34858405" </w:delInstrText>
        </w:r>
        <w:r w:rsidDel="008376F5">
          <w:rPr>
            <w:noProof/>
          </w:rPr>
          <w:fldChar w:fldCharType="separate"/>
        </w:r>
      </w:del>
      <w:ins w:id="534" w:author="gaurav" w:date="2021-06-04T08:14:00Z">
        <w:r w:rsidR="008376F5">
          <w:rPr>
            <w:b/>
            <w:bCs/>
            <w:noProof/>
          </w:rPr>
          <w:t>Error! Hyperlink reference not valid.</w:t>
        </w:r>
      </w:ins>
      <w:del w:id="535" w:author="gaurav" w:date="2021-06-04T08:14:00Z">
        <w:r w:rsidR="00C338F3" w:rsidRPr="00F56239" w:rsidDel="008376F5">
          <w:rPr>
            <w:rStyle w:val="Hyperlink"/>
            <w:noProof/>
          </w:rPr>
          <w:delText>Figure 36: Exported Grievances</w:delText>
        </w:r>
        <w:r w:rsidR="00C338F3" w:rsidDel="008376F5">
          <w:rPr>
            <w:noProof/>
            <w:webHidden/>
          </w:rPr>
          <w:tab/>
        </w:r>
        <w:r w:rsidR="00C338F3" w:rsidDel="008376F5">
          <w:rPr>
            <w:noProof/>
            <w:webHidden/>
          </w:rPr>
          <w:fldChar w:fldCharType="begin"/>
        </w:r>
        <w:r w:rsidR="00C338F3" w:rsidDel="008376F5">
          <w:rPr>
            <w:noProof/>
            <w:webHidden/>
          </w:rPr>
          <w:delInstrText xml:space="preserve"> PAGEREF _Toc34858405 \h </w:delInstrText>
        </w:r>
        <w:r w:rsidR="00C338F3" w:rsidDel="008376F5">
          <w:rPr>
            <w:noProof/>
            <w:webHidden/>
          </w:rPr>
        </w:r>
        <w:r w:rsidR="00C338F3" w:rsidDel="008376F5">
          <w:rPr>
            <w:noProof/>
            <w:webHidden/>
          </w:rPr>
          <w:fldChar w:fldCharType="separate"/>
        </w:r>
        <w:r w:rsidR="00C338F3" w:rsidDel="008376F5">
          <w:rPr>
            <w:noProof/>
            <w:webHidden/>
          </w:rPr>
          <w:delText>27</w:delText>
        </w:r>
        <w:r w:rsidR="00C338F3" w:rsidDel="008376F5">
          <w:rPr>
            <w:noProof/>
            <w:webHidden/>
          </w:rPr>
          <w:fldChar w:fldCharType="end"/>
        </w:r>
        <w:r w:rsidDel="008376F5">
          <w:rPr>
            <w:noProof/>
          </w:rPr>
          <w:fldChar w:fldCharType="end"/>
        </w:r>
      </w:del>
    </w:p>
    <w:p w14:paraId="0F0797DF" w14:textId="77777777" w:rsidR="006755C2" w:rsidRDefault="00D239B5">
      <w:pPr>
        <w:pStyle w:val="TableofFigures"/>
      </w:pPr>
      <w:r>
        <w:fldChar w:fldCharType="end"/>
      </w:r>
    </w:p>
    <w:p w14:paraId="3159FF8F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4ADD79B" w14:textId="77777777" w:rsidR="006755C2" w:rsidRPr="002A39C9" w:rsidRDefault="009F2B34" w:rsidP="002A39C9">
      <w:pPr>
        <w:pStyle w:val="Heading1"/>
      </w:pPr>
      <w:bookmarkStart w:id="536" w:name="_Document_Overview"/>
      <w:bookmarkStart w:id="537" w:name="h11"/>
      <w:bookmarkStart w:id="538" w:name="_Scope"/>
      <w:bookmarkStart w:id="539" w:name="_References"/>
      <w:bookmarkStart w:id="540" w:name="_Introduction"/>
      <w:bookmarkStart w:id="541" w:name="_Operations"/>
      <w:bookmarkStart w:id="542" w:name="_Web_Operations"/>
      <w:bookmarkStart w:id="543" w:name="_Toc31900099"/>
      <w:bookmarkStart w:id="544" w:name="_Toc31900166"/>
      <w:bookmarkStart w:id="545" w:name="_Toc31900210"/>
      <w:bookmarkStart w:id="546" w:name="_Toc31900288"/>
      <w:bookmarkStart w:id="547" w:name="_Toc73686803"/>
      <w:bookmarkEnd w:id="536"/>
      <w:bookmarkEnd w:id="537"/>
      <w:bookmarkEnd w:id="538"/>
      <w:bookmarkEnd w:id="539"/>
      <w:bookmarkEnd w:id="540"/>
      <w:bookmarkEnd w:id="541"/>
      <w:bookmarkEnd w:id="542"/>
      <w:r w:rsidRPr="002A39C9">
        <w:lastRenderedPageBreak/>
        <w:t>Overview</w:t>
      </w:r>
      <w:bookmarkEnd w:id="543"/>
      <w:bookmarkEnd w:id="544"/>
      <w:bookmarkEnd w:id="545"/>
      <w:bookmarkEnd w:id="546"/>
      <w:bookmarkEnd w:id="547"/>
    </w:p>
    <w:p w14:paraId="7C353A29" w14:textId="77777777" w:rsidR="00AF7107" w:rsidRDefault="00384430" w:rsidP="004D34E8">
      <w:pPr>
        <w:pStyle w:val="Heading2"/>
      </w:pPr>
      <w:bookmarkStart w:id="548" w:name="_Toc73686804"/>
      <w:r>
        <w:t>Scope</w:t>
      </w:r>
      <w:bookmarkEnd w:id="548"/>
    </w:p>
    <w:p w14:paraId="21052378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7E235C">
        <w:t>TRC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7E235C">
        <w:t>report</w:t>
      </w:r>
      <w:r w:rsidRPr="00EE5A16">
        <w:t xml:space="preserve"> </w:t>
      </w:r>
      <w:r w:rsidR="007E235C">
        <w:t>Type approved devices</w:t>
      </w:r>
      <w:r w:rsidR="00512666">
        <w:t xml:space="preserve"> </w:t>
      </w:r>
      <w:r w:rsidRPr="00EE5A16">
        <w:t>and report grievances.</w:t>
      </w:r>
    </w:p>
    <w:p w14:paraId="5D2E6DB6" w14:textId="77777777" w:rsidR="00084397" w:rsidRDefault="00084397" w:rsidP="004D6E91">
      <w:pPr>
        <w:pStyle w:val="Heading2"/>
      </w:pPr>
      <w:bookmarkStart w:id="549" w:name="_Toc73686805"/>
      <w:r>
        <w:t>Acronyms</w:t>
      </w:r>
      <w:r w:rsidR="00384430">
        <w:t xml:space="preserve"> &amp; Abbreviations</w:t>
      </w:r>
      <w:bookmarkEnd w:id="549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31113EA3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933C505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321A2BDB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proofErr w:type="spellStart"/>
            <w:r>
              <w:rPr>
                <w:b/>
                <w:bCs/>
                <w:color w:val="FFFFFF" w:themeColor="background1"/>
                <w:lang w:val="fr-FR"/>
              </w:rPr>
              <w:t>Form</w:t>
            </w:r>
            <w:proofErr w:type="spellEnd"/>
          </w:p>
        </w:tc>
      </w:tr>
      <w:tr w:rsidR="00084397" w:rsidRPr="003D50EC" w14:paraId="61E82FC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D9CB107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7F40541F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:rsidDel="00F9079F" w14:paraId="6480BDD8" w14:textId="48E880D1" w:rsidTr="00686143">
        <w:trPr>
          <w:trHeight w:val="377"/>
          <w:jc w:val="center"/>
          <w:del w:id="550" w:author="gaurav" w:date="2021-06-04T08:12:00Z"/>
        </w:trPr>
        <w:tc>
          <w:tcPr>
            <w:tcW w:w="2547" w:type="dxa"/>
            <w:shd w:val="clear" w:color="auto" w:fill="auto"/>
          </w:tcPr>
          <w:p w14:paraId="237D011E" w14:textId="3A1F3E81" w:rsidR="00084397" w:rsidDel="00F9079F" w:rsidRDefault="00084397" w:rsidP="00686143">
            <w:pPr>
              <w:pStyle w:val="ListBullet1"/>
              <w:numPr>
                <w:ilvl w:val="0"/>
                <w:numId w:val="0"/>
              </w:numPr>
              <w:rPr>
                <w:del w:id="551" w:author="gaurav" w:date="2021-06-04T08:12:00Z"/>
              </w:rPr>
            </w:pPr>
            <w:del w:id="552" w:author="gaurav" w:date="2021-06-04T08:12:00Z">
              <w:r w:rsidDel="00F9079F">
                <w:delText>ESN</w:delText>
              </w:r>
            </w:del>
          </w:p>
        </w:tc>
        <w:tc>
          <w:tcPr>
            <w:tcW w:w="4979" w:type="dxa"/>
            <w:shd w:val="clear" w:color="auto" w:fill="auto"/>
          </w:tcPr>
          <w:p w14:paraId="0DA094FF" w14:textId="2ED55346" w:rsidR="00084397" w:rsidRPr="0040040A" w:rsidDel="00F9079F" w:rsidRDefault="00084397" w:rsidP="00686143">
            <w:pPr>
              <w:pStyle w:val="BodyText2"/>
              <w:rPr>
                <w:del w:id="553" w:author="gaurav" w:date="2021-06-04T08:12:00Z"/>
              </w:rPr>
            </w:pPr>
            <w:del w:id="554" w:author="gaurav" w:date="2021-06-04T08:12:00Z">
              <w:r w:rsidDel="00F9079F">
                <w:delText>Electronic Serial Number</w:delText>
              </w:r>
            </w:del>
          </w:p>
        </w:tc>
      </w:tr>
      <w:tr w:rsidR="00084397" w:rsidRPr="003D50EC" w14:paraId="673814BF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A00050D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2DCE87AF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:rsidDel="00F9079F" w14:paraId="11F23984" w14:textId="0ED42972" w:rsidTr="00686143">
        <w:trPr>
          <w:trHeight w:val="377"/>
          <w:jc w:val="center"/>
          <w:del w:id="555" w:author="gaurav" w:date="2021-06-04T08:12:00Z"/>
        </w:trPr>
        <w:tc>
          <w:tcPr>
            <w:tcW w:w="2547" w:type="dxa"/>
            <w:shd w:val="clear" w:color="auto" w:fill="auto"/>
          </w:tcPr>
          <w:p w14:paraId="6D80CADC" w14:textId="6D6DB254" w:rsidR="00084397" w:rsidRPr="00B708C5" w:rsidDel="00F9079F" w:rsidRDefault="00084397" w:rsidP="00686143">
            <w:pPr>
              <w:pStyle w:val="BodyText2"/>
              <w:rPr>
                <w:del w:id="556" w:author="gaurav" w:date="2021-06-04T08:12:00Z"/>
              </w:rPr>
            </w:pPr>
            <w:del w:id="557" w:author="gaurav" w:date="2021-06-04T08:12:00Z">
              <w:r w:rsidDel="00F9079F">
                <w:delText>MEID</w:delText>
              </w:r>
            </w:del>
          </w:p>
        </w:tc>
        <w:tc>
          <w:tcPr>
            <w:tcW w:w="4979" w:type="dxa"/>
            <w:shd w:val="clear" w:color="auto" w:fill="auto"/>
          </w:tcPr>
          <w:p w14:paraId="00F35436" w14:textId="756DC2B9" w:rsidR="00084397" w:rsidRPr="00B708C5" w:rsidDel="00F9079F" w:rsidRDefault="00084397" w:rsidP="00686143">
            <w:pPr>
              <w:pStyle w:val="BodyText2"/>
              <w:rPr>
                <w:del w:id="558" w:author="gaurav" w:date="2021-06-04T08:12:00Z"/>
                <w:rFonts w:ascii="Arial Unicode MS" w:hAnsi="Arial Unicode MS" w:cs="Arial Unicode MS"/>
                <w:sz w:val="18"/>
              </w:rPr>
            </w:pPr>
            <w:del w:id="559" w:author="gaurav" w:date="2021-06-04T08:12:00Z">
              <w:r w:rsidDel="00F9079F">
                <w:delText>Mobile Equipment Identifier</w:delText>
              </w:r>
            </w:del>
          </w:p>
        </w:tc>
      </w:tr>
      <w:tr w:rsidR="00084397" w:rsidRPr="003D50EC" w14:paraId="1A5A88D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49542A4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D2A49B5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4F2E034D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E3FBD34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0E4A305C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26DA38B9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3417E8F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72A108C4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1CBECBE1" w14:textId="77777777" w:rsidR="00191AE2" w:rsidRDefault="00191AE2" w:rsidP="00191AE2">
      <w:pPr>
        <w:pStyle w:val="BodyText2"/>
        <w:ind w:left="360"/>
      </w:pPr>
    </w:p>
    <w:p w14:paraId="5EA032D4" w14:textId="77777777" w:rsidR="00384430" w:rsidRDefault="00384430" w:rsidP="004D3E67">
      <w:pPr>
        <w:pStyle w:val="Heading2"/>
      </w:pPr>
      <w:bookmarkStart w:id="560" w:name="_Toc73686806"/>
      <w:r>
        <w:t>Conventions</w:t>
      </w:r>
      <w:bookmarkEnd w:id="560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2AE60DFE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42CAE2C8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C6ADE7B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2FF19B4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56B3A61C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44F85C09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06EF934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D3DB994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2DECB2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1823B71D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2D348C42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53F586B5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1D23723C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40524D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2463A0FB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73E23259" w14:textId="77777777" w:rsidR="00A90D32" w:rsidRDefault="009A50CC" w:rsidP="004D6E91">
      <w:pPr>
        <w:pStyle w:val="Heading1"/>
      </w:pPr>
      <w:bookmarkStart w:id="561" w:name="_Toc73686807"/>
      <w:proofErr w:type="gramStart"/>
      <w:r>
        <w:lastRenderedPageBreak/>
        <w:t xml:space="preserve">TRC </w:t>
      </w:r>
      <w:r w:rsidR="00384430">
        <w:t xml:space="preserve"> Operations</w:t>
      </w:r>
      <w:bookmarkEnd w:id="561"/>
      <w:proofErr w:type="gramEnd"/>
    </w:p>
    <w:p w14:paraId="47B27645" w14:textId="77777777" w:rsidR="003F3870" w:rsidRPr="003F3870" w:rsidRDefault="003F3870" w:rsidP="003F3870"/>
    <w:p w14:paraId="24700B50" w14:textId="77777777" w:rsidR="00384430" w:rsidRPr="002A39C9" w:rsidRDefault="00384430" w:rsidP="00384430">
      <w:pPr>
        <w:pStyle w:val="Heading2"/>
      </w:pPr>
      <w:bookmarkStart w:id="562" w:name="_Toc73686808"/>
      <w:r w:rsidRPr="002A39C9">
        <w:t>Application Overview</w:t>
      </w:r>
      <w:bookmarkEnd w:id="562"/>
    </w:p>
    <w:p w14:paraId="796EB228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7E235C">
        <w:t>TRC</w:t>
      </w:r>
      <w:r>
        <w:t xml:space="preserve"> Portal </w:t>
      </w:r>
      <w:r w:rsidRPr="00EE5A16">
        <w:t xml:space="preserve">application is used to </w:t>
      </w:r>
      <w:r w:rsidR="007E235C">
        <w:t xml:space="preserve">report type approved </w:t>
      </w:r>
      <w:r w:rsidRPr="00EE5A16">
        <w:t xml:space="preserve">SIM-based devices that are imported in Cambodia. </w:t>
      </w:r>
      <w:r w:rsidR="00F854B3">
        <w:t xml:space="preserve">Registration of </w:t>
      </w:r>
      <w:r w:rsidR="007E235C">
        <w:t xml:space="preserve">TAC of </w:t>
      </w:r>
      <w:r w:rsidR="00F854B3">
        <w:t>all the imported devices</w:t>
      </w:r>
      <w:r w:rsidRPr="00EE5A16">
        <w:t xml:space="preserve"> ensures </w:t>
      </w:r>
      <w:r w:rsidR="007E235C">
        <w:t xml:space="preserve">that legal </w:t>
      </w:r>
      <w:r w:rsidRPr="00EE5A16">
        <w:t xml:space="preserve">devices are made available for sale in the market. </w:t>
      </w:r>
      <w:r w:rsidR="00271258">
        <w:t xml:space="preserve"> </w:t>
      </w:r>
    </w:p>
    <w:p w14:paraId="26B5AE48" w14:textId="77777777" w:rsidR="00384430" w:rsidRPr="00EE5A16" w:rsidRDefault="007E235C" w:rsidP="00384430">
      <w:pPr>
        <w:pStyle w:val="BodyText2"/>
      </w:pPr>
      <w:r>
        <w:t>TRC</w:t>
      </w:r>
      <w:r w:rsidR="00384430" w:rsidRPr="00EE5A16">
        <w:t xml:space="preserve"> perform the following tasks:</w:t>
      </w:r>
    </w:p>
    <w:p w14:paraId="22EBBC7A" w14:textId="77777777" w:rsidR="007E235C" w:rsidRPr="00EE5A16" w:rsidRDefault="007E235C" w:rsidP="007E235C">
      <w:pPr>
        <w:pStyle w:val="BodyText2"/>
        <w:numPr>
          <w:ilvl w:val="0"/>
          <w:numId w:val="24"/>
        </w:numPr>
      </w:pPr>
      <w:r>
        <w:t>Report type approval certificates for the imported devices</w:t>
      </w:r>
    </w:p>
    <w:p w14:paraId="48AA5043" w14:textId="77777777" w:rsidR="00E66A36" w:rsidRDefault="00384430" w:rsidP="007E235C">
      <w:pPr>
        <w:pStyle w:val="BodyText2"/>
        <w:ind w:left="720"/>
      </w:pPr>
      <w:r w:rsidRPr="00EE5A16">
        <w:t>Report grievances</w:t>
      </w:r>
    </w:p>
    <w:p w14:paraId="48D6002B" w14:textId="77777777" w:rsidR="00E66A36" w:rsidRDefault="00E66A36" w:rsidP="004D3E67">
      <w:pPr>
        <w:pStyle w:val="BodyText2"/>
      </w:pPr>
    </w:p>
    <w:p w14:paraId="54D145B1" w14:textId="77777777" w:rsidR="00384430" w:rsidRDefault="00384430" w:rsidP="004D3E67">
      <w:pPr>
        <w:pStyle w:val="Heading2"/>
      </w:pPr>
      <w:bookmarkStart w:id="563" w:name="_Toc73686809"/>
      <w:r>
        <w:t>Logging into the Application</w:t>
      </w:r>
      <w:bookmarkEnd w:id="563"/>
    </w:p>
    <w:p w14:paraId="7B6B697E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9A50CC">
        <w:t xml:space="preserve">TRC </w:t>
      </w:r>
      <w:r w:rsidR="00F854B3">
        <w:t>must</w:t>
      </w:r>
      <w:r>
        <w:t xml:space="preserve"> register in the application.</w:t>
      </w:r>
    </w:p>
    <w:p w14:paraId="62BB10F0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3D85C54B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FEE9C9F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347482D" wp14:editId="20A8CC5D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B5974" w14:textId="77777777" w:rsidR="0036447D" w:rsidRPr="0036447D" w:rsidRDefault="00584DC9" w:rsidP="007E53B8">
      <w:pPr>
        <w:pStyle w:val="FigureCaption"/>
      </w:pPr>
      <w:bookmarkStart w:id="564" w:name="_Toc73686894"/>
      <w:r>
        <w:t>Figure 1: CEIR Home Page</w:t>
      </w:r>
      <w:bookmarkEnd w:id="564"/>
    </w:p>
    <w:p w14:paraId="38A37AE0" w14:textId="77777777" w:rsidR="00A7041F" w:rsidRDefault="000330B6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B4C722" wp14:editId="6048116E">
                <wp:simplePos x="0" y="0"/>
                <wp:positionH relativeFrom="column">
                  <wp:posOffset>2309115</wp:posOffset>
                </wp:positionH>
                <wp:positionV relativeFrom="paragraph">
                  <wp:posOffset>289305</wp:posOffset>
                </wp:positionV>
                <wp:extent cx="1101359" cy="1843038"/>
                <wp:effectExtent l="0" t="0" r="22860" b="241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359" cy="1843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43E07" id="Rectangle 16" o:spid="_x0000_s1026" style="position:absolute;margin-left:181.8pt;margin-top:22.8pt;width:86.7pt;height:145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" filled="f" strokecolor="black [3213]" strokeweight="1pt"/>
            </w:pict>
          </mc:Fallback>
        </mc:AlternateContent>
      </w:r>
      <w:r w:rsidR="00A7041F">
        <w:t xml:space="preserve">Select </w:t>
      </w:r>
      <w:r w:rsidR="00E90ADA">
        <w:rPr>
          <w:b/>
          <w:bCs/>
        </w:rPr>
        <w:t xml:space="preserve">TRC </w:t>
      </w:r>
      <w:r w:rsidR="00E90ADA">
        <w:t>form</w:t>
      </w:r>
      <w:r w:rsidR="00A7041F">
        <w:t xml:space="preserve">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72ADC501" w14:textId="77777777" w:rsidR="00CA51DD" w:rsidRDefault="0077516F" w:rsidP="007E235C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7D19E00" wp14:editId="4FA73533">
                <wp:simplePos x="0" y="0"/>
                <wp:positionH relativeFrom="column">
                  <wp:posOffset>2667333</wp:posOffset>
                </wp:positionH>
                <wp:positionV relativeFrom="paragraph">
                  <wp:posOffset>3456</wp:posOffset>
                </wp:positionV>
                <wp:extent cx="730577" cy="207351"/>
                <wp:effectExtent l="0" t="0" r="1270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577" cy="20735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FD311" id="Rectangle 50" o:spid="_x0000_s1026" style="position:absolute;margin-left:210.05pt;margin-top:.25pt;width:57.55pt;height:16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" filled="f" strokecolor="#ffc000 [3207]" strokeweight="2pt"/>
            </w:pict>
          </mc:Fallback>
        </mc:AlternateContent>
      </w:r>
      <w:r w:rsidR="000330B6">
        <w:rPr>
          <w:noProof/>
        </w:rPr>
        <w:drawing>
          <wp:inline distT="0" distB="0" distL="0" distR="0" wp14:anchorId="5CB0BF24" wp14:editId="03A1AB36">
            <wp:extent cx="1097159" cy="183832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7768" cy="18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AB35" w14:textId="77777777" w:rsidR="00CA51DD" w:rsidRDefault="00CA51DD" w:rsidP="00822F6F">
      <w:pPr>
        <w:pStyle w:val="BodyText2"/>
        <w:ind w:left="720"/>
      </w:pPr>
    </w:p>
    <w:p w14:paraId="3093BCD6" w14:textId="77777777" w:rsidR="00A7041F" w:rsidRDefault="008C6254" w:rsidP="00BC6975">
      <w:pPr>
        <w:pStyle w:val="BodyText2"/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31F601" wp14:editId="53B777D4">
                <wp:simplePos x="0" y="0"/>
                <wp:positionH relativeFrom="column">
                  <wp:posOffset>98530</wp:posOffset>
                </wp:positionH>
                <wp:positionV relativeFrom="paragraph">
                  <wp:posOffset>227671</wp:posOffset>
                </wp:positionV>
                <wp:extent cx="5269230" cy="6561056"/>
                <wp:effectExtent l="0" t="0" r="2667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230" cy="65610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71552" id="Rectangle 13" o:spid="_x0000_s1026" style="position:absolute;margin-left:7.75pt;margin-top:17.95pt;width:414.9pt;height:516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" filled="f" strokecolor="black [3213]" strokeweight="1pt"/>
            </w:pict>
          </mc:Fallback>
        </mc:AlternateContent>
      </w:r>
      <w:r w:rsidR="00E66A36">
        <w:t xml:space="preserve">The </w:t>
      </w:r>
      <w:r w:rsidR="007E235C">
        <w:rPr>
          <w:b/>
          <w:bCs/>
        </w:rPr>
        <w:t>TRC</w:t>
      </w:r>
      <w:r w:rsidR="00E66A36" w:rsidRPr="00E66A36">
        <w:rPr>
          <w:b/>
          <w:bCs/>
        </w:rPr>
        <w:t xml:space="preserve"> Registration</w:t>
      </w:r>
      <w:r w:rsidR="00E66A36">
        <w:t xml:space="preserve"> page appears</w:t>
      </w:r>
      <w:r w:rsidR="00A7041F">
        <w:t>.</w:t>
      </w:r>
      <w:r w:rsidR="00F854B3">
        <w:t xml:space="preserve"> The </w:t>
      </w:r>
      <w:r w:rsidR="007E235C">
        <w:t>TRC</w:t>
      </w:r>
      <w:r w:rsidR="00F854B3">
        <w:t xml:space="preserve"> needs to fill in the following information.</w:t>
      </w:r>
    </w:p>
    <w:p w14:paraId="2EC03A81" w14:textId="1274486D" w:rsidR="00B970E2" w:rsidRDefault="00084D6C" w:rsidP="00084D6C">
      <w:pPr>
        <w:pStyle w:val="BodyText2"/>
        <w:ind w:left="142"/>
        <w:jc w:val="center"/>
        <w:rPr>
          <w:ins w:id="565" w:author="gaurav" w:date="2021-06-04T08:11:00Z"/>
        </w:rPr>
      </w:pPr>
      <w:del w:id="566" w:author="gaurav" w:date="2021-06-04T08:10:00Z">
        <w:r w:rsidDel="00F9079F">
          <w:rPr>
            <w:noProof/>
          </w:rPr>
          <w:drawing>
            <wp:inline distT="0" distB="0" distL="0" distR="0" wp14:anchorId="407CD669" wp14:editId="18556A59">
              <wp:extent cx="5278755" cy="343281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3432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F9079F">
          <w:rPr>
            <w:noProof/>
          </w:rPr>
          <w:drawing>
            <wp:inline distT="0" distB="0" distL="0" distR="0" wp14:anchorId="257041DB" wp14:editId="1FDD939A">
              <wp:extent cx="5278755" cy="2967355"/>
              <wp:effectExtent l="0" t="0" r="0" b="444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967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20B2A09" w14:textId="12C999D6" w:rsidR="00F9079F" w:rsidRDefault="00F9079F" w:rsidP="00084D6C">
      <w:pPr>
        <w:pStyle w:val="BodyText2"/>
        <w:ind w:left="142"/>
        <w:jc w:val="center"/>
      </w:pPr>
      <w:ins w:id="567" w:author="gaurav" w:date="2021-06-04T08:12:00Z">
        <w:r>
          <w:rPr>
            <w:noProof/>
          </w:rPr>
          <w:lastRenderedPageBreak/>
          <w:drawing>
            <wp:inline distT="0" distB="0" distL="0" distR="0" wp14:anchorId="5B1F68AE" wp14:editId="5B053370">
              <wp:extent cx="3946769" cy="4293352"/>
              <wp:effectExtent l="0" t="0" r="0" b="0"/>
              <wp:docPr id="481" name="Picture 4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54641" cy="43019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913BC2" w14:textId="77777777" w:rsidR="00CA51DD" w:rsidRDefault="00CA51DD" w:rsidP="007E53B8">
      <w:pPr>
        <w:pStyle w:val="FigureCaption"/>
      </w:pPr>
      <w:bookmarkStart w:id="568" w:name="_Toc73686895"/>
      <w:r>
        <w:t xml:space="preserve">Figure 2: </w:t>
      </w:r>
      <w:r w:rsidR="0086455E">
        <w:t>TRC Registration</w:t>
      </w:r>
      <w:bookmarkEnd w:id="568"/>
      <w:r>
        <w:t xml:space="preserve"> </w:t>
      </w:r>
    </w:p>
    <w:p w14:paraId="21AE539A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37C9F16B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593F71BB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71FB074B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4653CBD2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17BF0FA2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9A50CC">
        <w:t xml:space="preserve">TRC </w:t>
      </w:r>
      <w:r w:rsidR="00B36078">
        <w:t>’s</w:t>
      </w:r>
      <w:r w:rsidR="00956603">
        <w:t xml:space="preserve"> address:</w:t>
      </w:r>
    </w:p>
    <w:p w14:paraId="17C7734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599D16F8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7A87153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2B44BE43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14:paraId="0743D281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4FEF614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2D72AB8B" w14:textId="77777777" w:rsidR="00A7041F" w:rsidRDefault="00A7041F" w:rsidP="00DC39E0">
      <w:pPr>
        <w:pStyle w:val="BodyText2"/>
        <w:numPr>
          <w:ilvl w:val="1"/>
          <w:numId w:val="35"/>
        </w:numPr>
      </w:pPr>
      <w:r>
        <w:lastRenderedPageBreak/>
        <w:t>Country</w:t>
      </w:r>
    </w:p>
    <w:p w14:paraId="232BBE6D" w14:textId="77777777" w:rsidR="00406F15" w:rsidRPr="00406F15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406F15" w:rsidRPr="00406F15">
        <w:rPr>
          <w:b/>
          <w:bCs/>
        </w:rPr>
        <w:t>National ID</w:t>
      </w:r>
      <w:r w:rsidR="00406F15">
        <w:t>: Enter national ID.</w:t>
      </w:r>
    </w:p>
    <w:p w14:paraId="603527A6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 w:rsidRPr="00406F15">
        <w:rPr>
          <w:b/>
          <w:bCs/>
        </w:rPr>
        <w:t>Upload National ID</w:t>
      </w:r>
      <w:r>
        <w:rPr>
          <w:b/>
          <w:bCs/>
        </w:rPr>
        <w:t xml:space="preserve">: </w:t>
      </w:r>
      <w:r w:rsidRPr="00406F15">
        <w:rPr>
          <w:bCs/>
        </w:rPr>
        <w:t xml:space="preserve">Upload National ID </w:t>
      </w:r>
      <w:r>
        <w:rPr>
          <w:bCs/>
        </w:rPr>
        <w:t xml:space="preserve">file </w:t>
      </w:r>
    </w:p>
    <w:p w14:paraId="723EF327" w14:textId="77777777" w:rsid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 w:rsidRPr="00406F15">
        <w:rPr>
          <w:b/>
          <w:bCs/>
        </w:rPr>
        <w:t xml:space="preserve">Upload </w:t>
      </w:r>
      <w:r>
        <w:rPr>
          <w:b/>
          <w:bCs/>
        </w:rPr>
        <w:t xml:space="preserve">Photo: </w:t>
      </w:r>
      <w:r w:rsidRPr="00406F15">
        <w:rPr>
          <w:bCs/>
        </w:rPr>
        <w:t xml:space="preserve">Upload </w:t>
      </w:r>
      <w:r>
        <w:rPr>
          <w:bCs/>
        </w:rPr>
        <w:t>Photo</w:t>
      </w:r>
      <w:r w:rsidRPr="00406F15">
        <w:rPr>
          <w:bCs/>
        </w:rPr>
        <w:t xml:space="preserve"> </w:t>
      </w:r>
      <w:r>
        <w:rPr>
          <w:bCs/>
        </w:rPr>
        <w:t>file</w:t>
      </w:r>
    </w:p>
    <w:p w14:paraId="740315ED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Employee ID: </w:t>
      </w:r>
      <w:r>
        <w:t>Enter employee ID.</w:t>
      </w:r>
    </w:p>
    <w:p w14:paraId="356D218E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Upload ID Card: </w:t>
      </w:r>
      <w:r w:rsidRPr="00406F15">
        <w:rPr>
          <w:bCs/>
        </w:rPr>
        <w:t xml:space="preserve">Upload </w:t>
      </w:r>
      <w:r>
        <w:rPr>
          <w:bCs/>
        </w:rPr>
        <w:t>Official</w:t>
      </w:r>
      <w:r w:rsidRPr="00406F15">
        <w:rPr>
          <w:bCs/>
        </w:rPr>
        <w:t xml:space="preserve"> ID </w:t>
      </w:r>
      <w:r>
        <w:rPr>
          <w:bCs/>
        </w:rPr>
        <w:t>Card file</w:t>
      </w:r>
    </w:p>
    <w:p w14:paraId="36AD1330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Nature of Employment: </w:t>
      </w:r>
      <w:r>
        <w:t>Select nature of Employment.</w:t>
      </w:r>
    </w:p>
    <w:p w14:paraId="28C5E0AC" w14:textId="77777777" w:rsidR="00406F15" w:rsidRDefault="00406F15" w:rsidP="000242DB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Designation and Title: </w:t>
      </w:r>
      <w:r>
        <w:t>Enter designation/Title of Reporting Authority in your organization.</w:t>
      </w:r>
    </w:p>
    <w:p w14:paraId="4A48DDDB" w14:textId="77777777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 xml:space="preserve">Reporting Authority Name: </w:t>
      </w:r>
      <w:r>
        <w:t>Enter name of Reporting Authority in your organization.</w:t>
      </w:r>
    </w:p>
    <w:p w14:paraId="6873FD50" w14:textId="77777777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>Reporting Authority Email ID:</w:t>
      </w:r>
      <w:r w:rsidRPr="00406F15">
        <w:t xml:space="preserve"> </w:t>
      </w:r>
      <w:r>
        <w:t>Enter e-mail ID of</w:t>
      </w:r>
      <w:r w:rsidR="0086455E">
        <w:t xml:space="preserve"> </w:t>
      </w:r>
      <w:r>
        <w:t>Reporting Authority in your organization.</w:t>
      </w:r>
    </w:p>
    <w:p w14:paraId="44C9CF56" w14:textId="77777777" w:rsidR="00406F15" w:rsidRPr="00406F15" w:rsidRDefault="00406F15" w:rsidP="00406F15">
      <w:pPr>
        <w:pStyle w:val="BodyText2"/>
        <w:numPr>
          <w:ilvl w:val="0"/>
          <w:numId w:val="35"/>
        </w:numPr>
        <w:rPr>
          <w:b/>
          <w:bCs/>
        </w:rPr>
      </w:pPr>
      <w:r>
        <w:rPr>
          <w:b/>
          <w:bCs/>
          <w:color w:val="FF0000"/>
        </w:rPr>
        <w:t>*</w:t>
      </w:r>
      <w:r>
        <w:rPr>
          <w:b/>
          <w:bCs/>
        </w:rPr>
        <w:t>Reporting Authority Contact Number:</w:t>
      </w:r>
      <w:r w:rsidRPr="00406F15">
        <w:t xml:space="preserve"> </w:t>
      </w:r>
      <w:r>
        <w:t>Enter contact number of Reporting Authority in your organization.</w:t>
      </w:r>
    </w:p>
    <w:p w14:paraId="0D23F7F4" w14:textId="77777777" w:rsidR="000242DB" w:rsidRDefault="00406F15" w:rsidP="000242DB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9A50CC">
        <w:t xml:space="preserve">TRC </w:t>
      </w:r>
      <w:r w:rsidR="00956603">
        <w:t>Portal application.</w:t>
      </w:r>
      <w:r w:rsidR="00C57342">
        <w:t xml:space="preserve"> </w:t>
      </w:r>
    </w:p>
    <w:p w14:paraId="37EBF9B9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72D7FCE1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406F15">
        <w:t>TRC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406F15">
        <w:t>TRC</w:t>
      </w:r>
      <w:r w:rsidR="004140E9">
        <w:t xml:space="preserve">. </w:t>
      </w:r>
      <w:r w:rsidR="00E40E9F">
        <w:t xml:space="preserve">These security questions are used for authentication of the </w:t>
      </w:r>
      <w:r w:rsidR="00406F15">
        <w:t>TRC</w:t>
      </w:r>
      <w:r w:rsidR="004140E9">
        <w:t>.</w:t>
      </w:r>
    </w:p>
    <w:p w14:paraId="630D394D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9A50CC">
        <w:t xml:space="preserve">TRC </w:t>
      </w:r>
      <w:r w:rsidR="004140E9">
        <w:t>is not a robot.</w:t>
      </w:r>
      <w:r w:rsidR="00DB0909">
        <w:t xml:space="preserve"> </w:t>
      </w:r>
    </w:p>
    <w:p w14:paraId="0D5C18AA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212AF57F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0818C469" w14:textId="77777777" w:rsidR="00DB0909" w:rsidRDefault="00DB0909" w:rsidP="00A90D32">
      <w:pPr>
        <w:pStyle w:val="BodyText2"/>
      </w:pPr>
      <w:r>
        <w:t xml:space="preserve">An OTP is sent to the </w:t>
      </w:r>
      <w:r w:rsidR="009A50CC">
        <w:t xml:space="preserve">TRC </w:t>
      </w:r>
      <w:r w:rsidR="0000542C">
        <w:t>personnel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39339742" w14:textId="77777777" w:rsidR="00B32FEA" w:rsidRDefault="00B32FEA" w:rsidP="00E33E46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1E29485" wp14:editId="6C68730D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E91C7" w14:textId="77777777" w:rsidR="00CA51DD" w:rsidRDefault="00CA51DD" w:rsidP="007E53B8">
      <w:pPr>
        <w:pStyle w:val="FigureCaption"/>
      </w:pPr>
      <w:bookmarkStart w:id="569" w:name="_Toc73686896"/>
      <w:r>
        <w:t>Figure 3: Verify OTP</w:t>
      </w:r>
      <w:bookmarkEnd w:id="569"/>
    </w:p>
    <w:p w14:paraId="7A6B27C0" w14:textId="77777777" w:rsidR="00B32FEA" w:rsidRDefault="00DB0909" w:rsidP="00A90D32">
      <w:pPr>
        <w:pStyle w:val="BodyText2"/>
      </w:pPr>
      <w:r>
        <w:t xml:space="preserve">The </w:t>
      </w:r>
      <w:r w:rsidR="00406F15">
        <w:t>TRC</w:t>
      </w:r>
      <w:r w:rsidR="005B0DA8">
        <w:t xml:space="preserve"> personnel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7BE0F43F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7E12B787" wp14:editId="2F17A5EA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70CB4" w14:textId="77777777" w:rsidR="00CA51DD" w:rsidRDefault="00CA51DD" w:rsidP="007E53B8">
      <w:pPr>
        <w:pStyle w:val="FigureCaption"/>
      </w:pPr>
      <w:bookmarkStart w:id="570" w:name="_Toc73686897"/>
      <w:r>
        <w:t>Figure 4: Enter OTP</w:t>
      </w:r>
      <w:bookmarkEnd w:id="570"/>
    </w:p>
    <w:p w14:paraId="297EF397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0653A30E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1A2FDDE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3944BCD4" wp14:editId="1D0CDB0C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206CF" w14:textId="6FA89D1D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</w:t>
      </w:r>
      <w:del w:id="571" w:author="gaurav" w:date="2021-06-04T09:04:00Z">
        <w:r w:rsidR="00CA51DD" w:rsidDel="00A976D7">
          <w:delText>administrator</w:delText>
        </w:r>
      </w:del>
      <w:ins w:id="572" w:author="gaurav" w:date="2021-06-04T09:04:00Z">
        <w:r w:rsidR="00A976D7">
          <w:t>Admin</w:t>
        </w:r>
      </w:ins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del w:id="573" w:author="gaurav" w:date="2021-06-04T09:04:00Z">
        <w:r w:rsidR="00DB0909" w:rsidDel="00A976D7">
          <w:delText>administrator</w:delText>
        </w:r>
      </w:del>
      <w:ins w:id="574" w:author="gaurav" w:date="2021-06-04T09:04:00Z">
        <w:r w:rsidR="00A976D7">
          <w:t>Admin</w:t>
        </w:r>
      </w:ins>
      <w:r w:rsidR="00DB0909">
        <w:t xml:space="preserve">, a mail containing </w:t>
      </w:r>
      <w:r w:rsidR="0028775B">
        <w:t xml:space="preserve">the </w:t>
      </w:r>
      <w:r w:rsidR="009A50CC">
        <w:t>TRC</w:t>
      </w:r>
      <w:r w:rsidR="0028775B">
        <w:t>’s</w:t>
      </w:r>
      <w:r w:rsidR="00DB0909">
        <w:t xml:space="preserve"> registration ID is sent to the </w:t>
      </w:r>
      <w:r w:rsidR="009A50CC">
        <w:t xml:space="preserve">TRC 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406F15">
        <w:t>TRC</w:t>
      </w:r>
      <w:r w:rsidR="00C90C35">
        <w:t xml:space="preserve"> Portal application.</w:t>
      </w:r>
    </w:p>
    <w:p w14:paraId="03FC3940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7E2CFE13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F1C1717" w14:textId="77777777" w:rsidR="00A90D32" w:rsidRDefault="00A90D32" w:rsidP="00DC39E0">
      <w:pPr>
        <w:pStyle w:val="BodyText2"/>
        <w:numPr>
          <w:ilvl w:val="0"/>
          <w:numId w:val="26"/>
        </w:numPr>
      </w:pPr>
      <w:r>
        <w:lastRenderedPageBreak/>
        <w:t xml:space="preserve">Open the browser and enter the </w:t>
      </w:r>
      <w:r w:rsidR="000242DB">
        <w:t xml:space="preserve">CEIR </w:t>
      </w:r>
      <w:r w:rsidR="009A50CC">
        <w:t xml:space="preserve">TRC </w:t>
      </w:r>
      <w:r w:rsidR="000242DB">
        <w:t xml:space="preserve">Portal </w:t>
      </w:r>
      <w:r>
        <w:t>URL in the address bar. The login screen appears.</w:t>
      </w:r>
    </w:p>
    <w:p w14:paraId="13AE8E52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3C2085" wp14:editId="4AB85AE5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F3C71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83CF19" wp14:editId="64ACA5A1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F9642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4E5B107E" wp14:editId="1694870B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6A5C6" w14:textId="77777777" w:rsidR="00C63B19" w:rsidRDefault="00C63B19" w:rsidP="007E53B8">
      <w:pPr>
        <w:pStyle w:val="FigureCaption"/>
      </w:pPr>
      <w:bookmarkStart w:id="575" w:name="_Toc73686898"/>
      <w:r>
        <w:t xml:space="preserve">Figure </w:t>
      </w:r>
      <w:r w:rsidR="00E33E46">
        <w:t>5</w:t>
      </w:r>
      <w:r>
        <w:t>: Login</w:t>
      </w:r>
      <w:bookmarkEnd w:id="575"/>
    </w:p>
    <w:p w14:paraId="7062696E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0A738C43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5B0D7F98" wp14:editId="2FE4D8D0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89E04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4A32B15B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9A50CC">
        <w:t xml:space="preserve">TRC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9A50CC">
        <w:t xml:space="preserve">TRC </w:t>
      </w:r>
      <w:r w:rsidR="00933CA4" w:rsidRPr="00933CA4">
        <w:t>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406F15">
        <w:rPr>
          <w:i/>
          <w:iCs/>
        </w:rPr>
        <w:t>TRC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15CAC8D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1F88100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41DC15FE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33447A41" w14:textId="77777777" w:rsidR="00391A42" w:rsidRDefault="00300A88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95E814B" wp14:editId="3993235E">
                <wp:simplePos x="0" y="0"/>
                <wp:positionH relativeFrom="column">
                  <wp:posOffset>287066</wp:posOffset>
                </wp:positionH>
                <wp:positionV relativeFrom="paragraph">
                  <wp:posOffset>289436</wp:posOffset>
                </wp:positionV>
                <wp:extent cx="4972318" cy="2257719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318" cy="22577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C907E" id="Rectangle 18" o:spid="_x0000_s1026" style="position:absolute;margin-left:22.6pt;margin-top:22.8pt;width:391.5pt;height:177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proofErr w:type="gramStart"/>
      <w:r w:rsidR="004463DD">
        <w:t>H</w:t>
      </w:r>
      <w:r w:rsidR="000249E9">
        <w:t>ome</w:t>
      </w:r>
      <w:proofErr w:type="gramEnd"/>
      <w:r w:rsidR="000249E9">
        <w:t xml:space="preserve"> page appears</w:t>
      </w:r>
      <w:r w:rsidR="00A90D32">
        <w:t xml:space="preserve">. </w:t>
      </w:r>
    </w:p>
    <w:p w14:paraId="6512E64E" w14:textId="579791ED" w:rsidR="00391A42" w:rsidRDefault="00300A88" w:rsidP="00E40E9F">
      <w:pPr>
        <w:pStyle w:val="BodyText2"/>
        <w:ind w:left="432"/>
        <w:jc w:val="center"/>
      </w:pPr>
      <w:del w:id="576" w:author="gaurav" w:date="2021-06-04T08:10:00Z">
        <w:r w:rsidRPr="00300A88" w:rsidDel="00F9079F">
          <w:rPr>
            <w:noProof/>
          </w:rPr>
          <w:lastRenderedPageBreak/>
          <w:drawing>
            <wp:inline distT="0" distB="0" distL="0" distR="0" wp14:anchorId="5CC09035" wp14:editId="34E833A9">
              <wp:extent cx="4967925" cy="2245815"/>
              <wp:effectExtent l="0" t="0" r="4445" b="2540"/>
              <wp:docPr id="17" name="Picture 5">
                <a:extLst xmlns:a="http://schemas.openxmlformats.org/drawingml/2006/main">
                  <a:ext uri="{FF2B5EF4-FFF2-40B4-BE49-F238E27FC236}">
                    <a16:creationId xmlns:a16="http://schemas.microsoft.com/office/drawing/2014/main" id="{E3586922-B11C-4CDE-B241-68ECDC6C4546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>
                        <a:extLst>
                          <a:ext uri="{FF2B5EF4-FFF2-40B4-BE49-F238E27FC236}">
                            <a16:creationId xmlns:a16="http://schemas.microsoft.com/office/drawing/2014/main" id="{E3586922-B11C-4CDE-B241-68ECDC6C4546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74580" cy="22488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77" w:author="gaurav" w:date="2021-06-04T08:10:00Z">
        <w:r w:rsidR="00F9079F" w:rsidRPr="00F9079F">
          <w:rPr>
            <w:noProof/>
          </w:rPr>
          <w:t xml:space="preserve"> </w:t>
        </w:r>
        <w:r w:rsidR="00F9079F">
          <w:rPr>
            <w:noProof/>
          </w:rPr>
          <w:drawing>
            <wp:inline distT="0" distB="0" distL="0" distR="0" wp14:anchorId="1B2608FC" wp14:editId="78368DA2">
              <wp:extent cx="4595446" cy="2698781"/>
              <wp:effectExtent l="0" t="0" r="0" b="6350"/>
              <wp:docPr id="480" name="Picture 4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05844" cy="27048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11A1E3F" w14:textId="77777777" w:rsidR="00C63B19" w:rsidRDefault="00C63B19" w:rsidP="007E53B8">
      <w:pPr>
        <w:pStyle w:val="FigureCaption"/>
      </w:pPr>
      <w:bookmarkStart w:id="578" w:name="_Toc73686899"/>
      <w:r>
        <w:t xml:space="preserve">Figure </w:t>
      </w:r>
      <w:r w:rsidR="00E33E46">
        <w:t>6</w:t>
      </w:r>
      <w:r>
        <w:t>: Home Page</w:t>
      </w:r>
      <w:bookmarkEnd w:id="578"/>
    </w:p>
    <w:p w14:paraId="02071D8C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9A50CC">
        <w:t xml:space="preserve">TRC </w:t>
      </w:r>
      <w:r>
        <w:t>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66054259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7885B3C1" wp14:editId="3C4DE8E7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F3CE7" w14:textId="77777777" w:rsidR="00C63B19" w:rsidRDefault="00C63B19" w:rsidP="007E53B8">
      <w:pPr>
        <w:pStyle w:val="FigureCaption"/>
      </w:pPr>
      <w:bookmarkStart w:id="579" w:name="_Toc73686900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579"/>
    </w:p>
    <w:p w14:paraId="13606255" w14:textId="77777777" w:rsidR="00A90D32" w:rsidRDefault="00A90D32" w:rsidP="00DC39E0">
      <w:pPr>
        <w:pStyle w:val="BodyText2"/>
        <w:numPr>
          <w:ilvl w:val="0"/>
          <w:numId w:val="27"/>
        </w:numPr>
      </w:pPr>
      <w:r>
        <w:lastRenderedPageBreak/>
        <w:t xml:space="preserve">Enter </w:t>
      </w:r>
      <w:r w:rsidR="000E4663">
        <w:t xml:space="preserve">the login </w:t>
      </w:r>
      <w:r>
        <w:t xml:space="preserve">username. </w:t>
      </w:r>
    </w:p>
    <w:p w14:paraId="73A9067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6699D7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0CCA5B29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4A17FC93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15417496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13ECAE14" wp14:editId="79DEE5AB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26886" w14:textId="77777777" w:rsidR="00E33E46" w:rsidRDefault="00E33E46" w:rsidP="007E53B8">
      <w:pPr>
        <w:pStyle w:val="FigureCaption"/>
      </w:pPr>
      <w:bookmarkStart w:id="580" w:name="_Toc73686901"/>
      <w:r>
        <w:t xml:space="preserve">Figure 8: </w:t>
      </w:r>
      <w:r w:rsidR="008B4625">
        <w:t>Set New</w:t>
      </w:r>
      <w:r>
        <w:t xml:space="preserve"> Password</w:t>
      </w:r>
      <w:bookmarkEnd w:id="580"/>
    </w:p>
    <w:p w14:paraId="4210A1D7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771DB7FF" wp14:editId="4A289A9C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131D81AF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6E04E279" w14:textId="77777777" w:rsidR="00F5488A" w:rsidRDefault="00ED2357" w:rsidP="00A90D32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4C713C3C" w14:textId="77777777" w:rsidR="00FB08E2" w:rsidRDefault="00FB08E2" w:rsidP="002A39C9">
      <w:pPr>
        <w:pStyle w:val="Heading2"/>
      </w:pPr>
      <w:bookmarkStart w:id="581" w:name="_Toc31900103"/>
      <w:bookmarkStart w:id="582" w:name="_Toc31900170"/>
      <w:bookmarkStart w:id="583" w:name="_Toc31900292"/>
      <w:bookmarkStart w:id="584" w:name="_Toc73686810"/>
      <w:r>
        <w:t>Application User Interface</w:t>
      </w:r>
      <w:bookmarkEnd w:id="581"/>
      <w:bookmarkEnd w:id="582"/>
      <w:bookmarkEnd w:id="583"/>
      <w:bookmarkEnd w:id="584"/>
    </w:p>
    <w:p w14:paraId="2F20A270" w14:textId="77777777" w:rsidR="000249E9" w:rsidRPr="000249E9" w:rsidRDefault="00300A88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C03EF2" wp14:editId="743B8F72">
                <wp:simplePos x="0" y="0"/>
                <wp:positionH relativeFrom="column">
                  <wp:posOffset>-5165</wp:posOffset>
                </wp:positionH>
                <wp:positionV relativeFrom="paragraph">
                  <wp:posOffset>290175</wp:posOffset>
                </wp:positionV>
                <wp:extent cx="5283468" cy="2391044"/>
                <wp:effectExtent l="0" t="0" r="1270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468" cy="2391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1A5E8" id="Rectangle 20" o:spid="_x0000_s1026" style="position:absolute;margin-left:-.4pt;margin-top:22.85pt;width:416pt;height:188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FAF7D6" wp14:editId="5602841D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8F95B" id="Rectangle 10" o:spid="_x0000_s1026" style="position:absolute;margin-left:330.15pt;margin-top:22.25pt;width:85.65pt;height: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9A50CC">
        <w:t xml:space="preserve">TRC </w:t>
      </w:r>
      <w:r w:rsidR="00E1361A">
        <w:t>Portal</w:t>
      </w:r>
      <w:r w:rsidR="000249E9">
        <w:t xml:space="preserve"> Home page appears.</w:t>
      </w:r>
    </w:p>
    <w:p w14:paraId="120477F6" w14:textId="08FB2FE7" w:rsidR="00E43EFE" w:rsidRDefault="00300A88" w:rsidP="00956603">
      <w:pPr>
        <w:pStyle w:val="BodyText2"/>
        <w:jc w:val="center"/>
        <w:rPr>
          <w:ins w:id="585" w:author="gaurav" w:date="2021-06-04T08:10:00Z"/>
        </w:rPr>
      </w:pPr>
      <w:del w:id="586" w:author="gaurav" w:date="2021-06-04T08:10:00Z">
        <w:r w:rsidRPr="00300A88" w:rsidDel="00537E0B">
          <w:rPr>
            <w:noProof/>
          </w:rPr>
          <w:lastRenderedPageBreak/>
          <w:drawing>
            <wp:inline distT="0" distB="0" distL="0" distR="0" wp14:anchorId="39932F4B" wp14:editId="4B43F42D">
              <wp:extent cx="5278755" cy="2386330"/>
              <wp:effectExtent l="0" t="0" r="0" b="0"/>
              <wp:docPr id="19" name="Picture 5">
                <a:extLst xmlns:a="http://schemas.openxmlformats.org/drawingml/2006/main">
                  <a:ext uri="{FF2B5EF4-FFF2-40B4-BE49-F238E27FC236}">
                    <a16:creationId xmlns:a16="http://schemas.microsoft.com/office/drawing/2014/main" id="{E3586922-B11C-4CDE-B241-68ECDC6C4546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>
                        <a:extLst>
                          <a:ext uri="{FF2B5EF4-FFF2-40B4-BE49-F238E27FC236}">
                            <a16:creationId xmlns:a16="http://schemas.microsoft.com/office/drawing/2014/main" id="{E3586922-B11C-4CDE-B241-68ECDC6C4546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86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7696452" w14:textId="1D3FF3A2" w:rsidR="00537E0B" w:rsidRDefault="00537E0B" w:rsidP="00956603">
      <w:pPr>
        <w:pStyle w:val="BodyText2"/>
        <w:jc w:val="center"/>
      </w:pPr>
      <w:ins w:id="587" w:author="gaurav" w:date="2021-06-04T08:10:00Z">
        <w:r>
          <w:rPr>
            <w:noProof/>
          </w:rPr>
          <w:drawing>
            <wp:inline distT="0" distB="0" distL="0" distR="0" wp14:anchorId="39725688" wp14:editId="5420B059">
              <wp:extent cx="4525108" cy="2657474"/>
              <wp:effectExtent l="0" t="0" r="0" b="0"/>
              <wp:docPr id="287" name="Picture 2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41801" cy="26672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7AC09A" w14:textId="77777777" w:rsidR="005271B7" w:rsidRDefault="005271B7" w:rsidP="007E53B8">
      <w:pPr>
        <w:pStyle w:val="FigureCaption"/>
      </w:pPr>
      <w:bookmarkStart w:id="588" w:name="_Toc73686902"/>
      <w:r>
        <w:t xml:space="preserve">Figure </w:t>
      </w:r>
      <w:r w:rsidR="00E33E46">
        <w:t>9</w:t>
      </w:r>
      <w:r>
        <w:t>: Home Page</w:t>
      </w:r>
      <w:bookmarkEnd w:id="588"/>
    </w:p>
    <w:p w14:paraId="103BC28B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5FA305DE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0C24F868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015A70B2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05A21803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367FD92C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20DC73C" wp14:editId="15A1439B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2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B4727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68A59FC6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lastRenderedPageBreak/>
        <w:drawing>
          <wp:inline distT="0" distB="0" distL="0" distR="0" wp14:anchorId="66AB600E" wp14:editId="5790F59E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4EF4B64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F2B83E4" wp14:editId="736FA555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C1AB6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1D26901D" wp14:editId="6B73611B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46099AB9" w14:textId="2A442319" w:rsidR="00FB08E2" w:rsidRDefault="00300A88" w:rsidP="009E7898">
      <w:pPr>
        <w:pStyle w:val="BodyText2"/>
        <w:ind w:left="709"/>
        <w:jc w:val="center"/>
        <w:rPr>
          <w:ins w:id="589" w:author="gaurav" w:date="2021-06-04T08:06:00Z"/>
        </w:rPr>
      </w:pPr>
      <w:del w:id="590" w:author="gaurav" w:date="2021-06-04T08:06:00Z">
        <w:r w:rsidDel="00537E0B">
          <w:rPr>
            <w:noProof/>
          </w:rPr>
          <w:drawing>
            <wp:inline distT="0" distB="0" distL="0" distR="0" wp14:anchorId="446127F8" wp14:editId="25C8FAA4">
              <wp:extent cx="3747155" cy="2759097"/>
              <wp:effectExtent l="0" t="0" r="5715" b="3175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6"/>
                      <a:srcRect l="3219" t="18941"/>
                      <a:stretch/>
                    </pic:blipFill>
                    <pic:spPr bwMode="auto">
                      <a:xfrm>
                        <a:off x="0" y="0"/>
                        <a:ext cx="3760162" cy="276867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3032E6E" w14:textId="0D6D37B3" w:rsidR="00537E0B" w:rsidRDefault="00537E0B" w:rsidP="009E7898">
      <w:pPr>
        <w:pStyle w:val="BodyText2"/>
        <w:ind w:left="709"/>
        <w:jc w:val="center"/>
      </w:pPr>
      <w:ins w:id="591" w:author="gaurav" w:date="2021-06-04T08:09:00Z">
        <w:r>
          <w:rPr>
            <w:noProof/>
          </w:rPr>
          <w:lastRenderedPageBreak/>
          <w:drawing>
            <wp:inline distT="0" distB="0" distL="0" distR="0" wp14:anchorId="31FE96DC" wp14:editId="3234D63D">
              <wp:extent cx="3880098" cy="3391877"/>
              <wp:effectExtent l="0" t="0" r="6350" b="0"/>
              <wp:docPr id="286" name="Picture 2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6299" cy="33972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981868B" w14:textId="77777777" w:rsidR="005271B7" w:rsidRDefault="005A582E" w:rsidP="007E53B8">
      <w:pPr>
        <w:pStyle w:val="FigureCaption"/>
      </w:pPr>
      <w:r>
        <w:t xml:space="preserve">       </w:t>
      </w:r>
      <w:bookmarkStart w:id="592" w:name="_Toc73686903"/>
      <w:r w:rsidR="005271B7">
        <w:t xml:space="preserve">Figure </w:t>
      </w:r>
      <w:r w:rsidR="00E33E46">
        <w:t>10</w:t>
      </w:r>
      <w:r w:rsidR="005271B7">
        <w:t>: Edit Information</w:t>
      </w:r>
      <w:bookmarkEnd w:id="592"/>
    </w:p>
    <w:p w14:paraId="79136C71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79342541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608638B4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6A146D30" wp14:editId="2CADAB06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183A489B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1D86BDD4" wp14:editId="552D2DC7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0156A" w14:textId="77777777" w:rsidR="005271B7" w:rsidRDefault="00FF11C2" w:rsidP="007E53B8">
      <w:pPr>
        <w:pStyle w:val="FigureCaption"/>
      </w:pPr>
      <w:r>
        <w:t xml:space="preserve">    </w:t>
      </w:r>
      <w:bookmarkStart w:id="593" w:name="_Toc73686904"/>
      <w:r w:rsidR="005271B7">
        <w:t xml:space="preserve">Figure </w:t>
      </w:r>
      <w:r w:rsidR="00E33E46">
        <w:t>11</w:t>
      </w:r>
      <w:r w:rsidR="005271B7">
        <w:t>: Change Password</w:t>
      </w:r>
      <w:bookmarkEnd w:id="593"/>
    </w:p>
    <w:p w14:paraId="11423257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41421B3C" wp14:editId="201BB4E0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391FB3D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02601F84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lastRenderedPageBreak/>
        <w:t>Confirm Password</w:t>
      </w:r>
      <w:r>
        <w:t xml:space="preserve">: </w:t>
      </w:r>
      <w:r w:rsidR="00643EDD">
        <w:t>Re-enter the new password to confirm the password.</w:t>
      </w:r>
    </w:p>
    <w:p w14:paraId="3CA5C1F3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3E0E6D8F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61F6B450" wp14:editId="50705114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9A50CC">
        <w:t xml:space="preserve">TRC </w:t>
      </w:r>
      <w:proofErr w:type="spellStart"/>
      <w:r w:rsidR="00D27262" w:rsidRPr="00E40E9F">
        <w:t>s can</w:t>
      </w:r>
      <w:proofErr w:type="spellEnd"/>
      <w:r w:rsidR="00D27262" w:rsidRPr="00E40E9F">
        <w:t xml:space="preserve"> deactivate their account or disable/enable their account.</w:t>
      </w:r>
      <w:r w:rsidR="00FB08E2" w:rsidRPr="00E40E9F">
        <w:t xml:space="preserve"> </w:t>
      </w:r>
    </w:p>
    <w:p w14:paraId="4A8DCF1B" w14:textId="4A54698D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9A50CC">
        <w:t xml:space="preserve">TRC 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9A50CC">
        <w:t xml:space="preserve">TRC 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9A50CC">
        <w:t xml:space="preserve">TRC </w:t>
      </w:r>
      <w:r w:rsidR="00D27262" w:rsidRPr="00E40E9F">
        <w:t>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del w:id="594" w:author="gaurav" w:date="2021-06-04T09:04:00Z">
        <w:r w:rsidR="00D27262" w:rsidRPr="00E40E9F" w:rsidDel="00A976D7">
          <w:delText>administrator</w:delText>
        </w:r>
      </w:del>
      <w:ins w:id="595" w:author="gaurav" w:date="2021-06-04T09:04:00Z">
        <w:r w:rsidR="00A976D7">
          <w:t>Admin</w:t>
        </w:r>
      </w:ins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560655">
        <w:t>TRC</w:t>
      </w:r>
      <w:r w:rsidR="00D27262" w:rsidRPr="00E40E9F">
        <w:t xml:space="preserve"> can use the same login username and password to log into the application.</w:t>
      </w:r>
    </w:p>
    <w:p w14:paraId="3D4F1593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9A50CC">
        <w:t xml:space="preserve">TRC 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9A50CC">
        <w:t xml:space="preserve">TRC </w:t>
      </w:r>
      <w:r w:rsidR="00FB08E2">
        <w:t>can enable it using the same menu.</w:t>
      </w:r>
    </w:p>
    <w:p w14:paraId="1DFB8F48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7FE35B4E" wp14:editId="5032C6E1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47FB1" w14:textId="77777777" w:rsidR="005271B7" w:rsidRDefault="005271B7" w:rsidP="007E53B8">
      <w:pPr>
        <w:pStyle w:val="FigureCaption"/>
      </w:pPr>
      <w:bookmarkStart w:id="596" w:name="_Toc73686905"/>
      <w:r>
        <w:t xml:space="preserve">Figure </w:t>
      </w:r>
      <w:r w:rsidR="00E33E46">
        <w:t>12</w:t>
      </w:r>
      <w:r>
        <w:t>: Manage Account</w:t>
      </w:r>
      <w:bookmarkEnd w:id="596"/>
    </w:p>
    <w:p w14:paraId="65938E87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68CFBA17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0422F786" w14:textId="77777777" w:rsidR="00431476" w:rsidRDefault="00431476" w:rsidP="00431476">
      <w:pPr>
        <w:pStyle w:val="BodyText2"/>
        <w:ind w:left="864"/>
      </w:pPr>
    </w:p>
    <w:p w14:paraId="4C7E8A20" w14:textId="77777777" w:rsidR="00166A7A" w:rsidRDefault="00D51954" w:rsidP="003F3870">
      <w:pPr>
        <w:pStyle w:val="Heading3"/>
      </w:pPr>
      <w:bookmarkStart w:id="597" w:name="_Toc73686811"/>
      <w:r>
        <w:t>Dashboard</w:t>
      </w:r>
      <w:bookmarkEnd w:id="597"/>
    </w:p>
    <w:p w14:paraId="2D85BB2D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7E6A871C" w14:textId="77777777" w:rsidR="00916401" w:rsidRDefault="00916401" w:rsidP="00F726BF">
      <w:pPr>
        <w:pStyle w:val="BodyText2"/>
        <w:numPr>
          <w:ilvl w:val="0"/>
          <w:numId w:val="20"/>
        </w:numPr>
      </w:pPr>
      <w:r>
        <w:t>Type Approved</w:t>
      </w:r>
      <w:r w:rsidR="00431476">
        <w:t xml:space="preserve"> Requests</w:t>
      </w:r>
    </w:p>
    <w:p w14:paraId="57CE2E3D" w14:textId="77777777" w:rsidR="00F726BF" w:rsidRDefault="00C8294B" w:rsidP="00F726BF">
      <w:pPr>
        <w:pStyle w:val="BodyText2"/>
        <w:numPr>
          <w:ilvl w:val="0"/>
          <w:numId w:val="2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049635" wp14:editId="16033B62">
                <wp:simplePos x="0" y="0"/>
                <wp:positionH relativeFrom="column">
                  <wp:posOffset>178658</wp:posOffset>
                </wp:positionH>
                <wp:positionV relativeFrom="paragraph">
                  <wp:posOffset>295255</wp:posOffset>
                </wp:positionV>
                <wp:extent cx="5269583" cy="2395757"/>
                <wp:effectExtent l="0" t="0" r="26670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583" cy="2395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15EBE0" id="Rectangle 27" o:spid="_x0000_s1026" style="position:absolute;margin-left:14.05pt;margin-top:23.25pt;width:414.95pt;height:188.6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" filled="f" strokecolor="black [3213]" strokeweight="1pt"/>
            </w:pict>
          </mc:Fallback>
        </mc:AlternateContent>
      </w:r>
      <w:r w:rsidR="00F726BF">
        <w:t>Grievances</w:t>
      </w:r>
    </w:p>
    <w:p w14:paraId="1BD0B7C0" w14:textId="11D1679D" w:rsidR="00916401" w:rsidRDefault="00C8294B" w:rsidP="00C8294B">
      <w:pPr>
        <w:pStyle w:val="BodyText2"/>
        <w:ind w:left="284"/>
        <w:jc w:val="center"/>
        <w:rPr>
          <w:ins w:id="598" w:author="gaurav" w:date="2021-06-04T08:06:00Z"/>
          <w:b/>
          <w:bCs/>
        </w:rPr>
      </w:pPr>
      <w:del w:id="599" w:author="gaurav" w:date="2021-06-04T08:06:00Z">
        <w:r w:rsidRPr="00C8294B" w:rsidDel="00537E0B">
          <w:rPr>
            <w:b/>
            <w:bCs/>
            <w:noProof/>
          </w:rPr>
          <w:lastRenderedPageBreak/>
          <w:drawing>
            <wp:inline distT="0" distB="0" distL="0" distR="0" wp14:anchorId="1509E70F" wp14:editId="1EBE9E73">
              <wp:extent cx="5278755" cy="2386330"/>
              <wp:effectExtent l="0" t="0" r="0" b="0"/>
              <wp:docPr id="24" name="Picture 5">
                <a:extLst xmlns:a="http://schemas.openxmlformats.org/drawingml/2006/main">
                  <a:ext uri="{FF2B5EF4-FFF2-40B4-BE49-F238E27FC236}">
                    <a16:creationId xmlns:a16="http://schemas.microsoft.com/office/drawing/2014/main" id="{E3586922-B11C-4CDE-B241-68ECDC6C4546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>
                        <a:extLst>
                          <a:ext uri="{FF2B5EF4-FFF2-40B4-BE49-F238E27FC236}">
                            <a16:creationId xmlns:a16="http://schemas.microsoft.com/office/drawing/2014/main" id="{E3586922-B11C-4CDE-B241-68ECDC6C4546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86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980B09A" w14:textId="78314B50" w:rsidR="00537E0B" w:rsidRDefault="00537E0B" w:rsidP="00C8294B">
      <w:pPr>
        <w:pStyle w:val="BodyText2"/>
        <w:ind w:left="284"/>
        <w:jc w:val="center"/>
        <w:rPr>
          <w:b/>
          <w:bCs/>
        </w:rPr>
      </w:pPr>
      <w:ins w:id="600" w:author="gaurav" w:date="2021-06-04T08:06:00Z">
        <w:r>
          <w:rPr>
            <w:noProof/>
          </w:rPr>
          <w:drawing>
            <wp:inline distT="0" distB="0" distL="0" distR="0" wp14:anchorId="16232DA8" wp14:editId="62E857A5">
              <wp:extent cx="4646856" cy="2094523"/>
              <wp:effectExtent l="0" t="0" r="1905" b="1270"/>
              <wp:docPr id="284" name="Picture 2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0584" cy="21007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25EF35" w14:textId="77777777" w:rsidR="00530228" w:rsidRDefault="00530228" w:rsidP="00530228">
      <w:pPr>
        <w:pStyle w:val="FigureCaption"/>
      </w:pPr>
      <w:bookmarkStart w:id="601" w:name="_Toc73686906"/>
      <w:r>
        <w:t>Figure 1</w:t>
      </w:r>
      <w:r w:rsidR="00A14FF0">
        <w:t>3</w:t>
      </w:r>
      <w:r>
        <w:t>: Home Page</w:t>
      </w:r>
      <w:bookmarkEnd w:id="601"/>
    </w:p>
    <w:p w14:paraId="17568F69" w14:textId="77777777" w:rsidR="000864CB" w:rsidRDefault="000864CB" w:rsidP="00F726BF">
      <w:pPr>
        <w:pStyle w:val="BodyText2"/>
        <w:rPr>
          <w:b/>
          <w:bCs/>
        </w:rPr>
      </w:pPr>
    </w:p>
    <w:p w14:paraId="6EC869BC" w14:textId="77777777" w:rsidR="000864CB" w:rsidRDefault="000864CB" w:rsidP="00F726BF">
      <w:pPr>
        <w:pStyle w:val="BodyText2"/>
        <w:rPr>
          <w:b/>
          <w:bCs/>
        </w:rPr>
      </w:pPr>
    </w:p>
    <w:p w14:paraId="198D5326" w14:textId="77777777" w:rsidR="000864CB" w:rsidRDefault="000864CB" w:rsidP="00F726BF">
      <w:pPr>
        <w:pStyle w:val="BodyText2"/>
        <w:rPr>
          <w:b/>
          <w:bCs/>
        </w:rPr>
      </w:pPr>
    </w:p>
    <w:p w14:paraId="5DBBAA66" w14:textId="77777777" w:rsidR="000864CB" w:rsidRDefault="000864CB" w:rsidP="00F726BF">
      <w:pPr>
        <w:pStyle w:val="BodyText2"/>
        <w:rPr>
          <w:b/>
          <w:bCs/>
        </w:rPr>
      </w:pPr>
    </w:p>
    <w:p w14:paraId="038503D8" w14:textId="77777777" w:rsidR="000864CB" w:rsidRDefault="000864CB" w:rsidP="00F726BF">
      <w:pPr>
        <w:pStyle w:val="BodyText2"/>
        <w:rPr>
          <w:b/>
          <w:bCs/>
        </w:rPr>
      </w:pPr>
    </w:p>
    <w:p w14:paraId="20F12174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5D9D2A84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7174FFD0" w14:textId="77777777" w:rsidR="00A01F25" w:rsidRDefault="00A01F25" w:rsidP="00A01F2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589313F6" wp14:editId="1D71AEC5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6C40D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2D4A6C59" wp14:editId="1B2B4F54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3D1BF95E" w14:textId="6B5A821A" w:rsidR="00A01F25" w:rsidRDefault="00560143" w:rsidP="00A01F25">
      <w:pPr>
        <w:pStyle w:val="BodyText2"/>
        <w:jc w:val="center"/>
        <w:rPr>
          <w:ins w:id="602" w:author="gaurav" w:date="2021-06-04T08:04:00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8EF772" wp14:editId="72B7B783">
                <wp:simplePos x="0" y="0"/>
                <wp:positionH relativeFrom="column">
                  <wp:posOffset>230505</wp:posOffset>
                </wp:positionH>
                <wp:positionV relativeFrom="paragraph">
                  <wp:posOffset>195</wp:posOffset>
                </wp:positionV>
                <wp:extent cx="4803824" cy="2176145"/>
                <wp:effectExtent l="0" t="0" r="15875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824" cy="2176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33FEA" id="Rectangle 30" o:spid="_x0000_s1026" style="position:absolute;margin-left:18.15pt;margin-top:0;width:378.25pt;height:171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" filled="f" strokecolor="black [3213]" strokeweight="1pt"/>
            </w:pict>
          </mc:Fallback>
        </mc:AlternateContent>
      </w:r>
      <w:del w:id="603" w:author="gaurav" w:date="2021-06-04T08:04:00Z">
        <w:r w:rsidDel="004E4CF5">
          <w:rPr>
            <w:noProof/>
          </w:rPr>
          <w:drawing>
            <wp:inline distT="0" distB="0" distL="0" distR="0" wp14:anchorId="0D081A66" wp14:editId="5E33268B">
              <wp:extent cx="4797083" cy="2176385"/>
              <wp:effectExtent l="0" t="0" r="381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16828" cy="21853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A3E16F6" w14:textId="6B3F6911" w:rsidR="004E4CF5" w:rsidRDefault="004E4CF5">
      <w:pPr>
        <w:pStyle w:val="BodyText2"/>
        <w:tabs>
          <w:tab w:val="left" w:pos="5686"/>
          <w:tab w:val="right" w:pos="8313"/>
        </w:tabs>
        <w:jc w:val="center"/>
        <w:pPrChange w:id="604" w:author="gaurav" w:date="2021-06-04T08:06:00Z">
          <w:pPr>
            <w:pStyle w:val="BodyText2"/>
            <w:jc w:val="center"/>
          </w:pPr>
        </w:pPrChange>
      </w:pPr>
      <w:ins w:id="605" w:author="gaurav" w:date="2021-06-04T08:05:00Z">
        <w:r>
          <w:rPr>
            <w:noProof/>
          </w:rPr>
          <w:drawing>
            <wp:inline distT="0" distB="0" distL="0" distR="0" wp14:anchorId="57548592" wp14:editId="37D6F81B">
              <wp:extent cx="4798646" cy="2154859"/>
              <wp:effectExtent l="0" t="0" r="2540" b="0"/>
              <wp:docPr id="282" name="Picture 2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5350" cy="21578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53A7266" w14:textId="77777777" w:rsidR="00431476" w:rsidRDefault="00530228" w:rsidP="00530228">
      <w:pPr>
        <w:pStyle w:val="FigureCaption"/>
        <w:rPr>
          <w:b w:val="0"/>
          <w:bCs w:val="0"/>
        </w:rPr>
      </w:pPr>
      <w:bookmarkStart w:id="606" w:name="_Toc73686907"/>
      <w:r>
        <w:t>Figure 1</w:t>
      </w:r>
      <w:r w:rsidR="004675B6">
        <w:t>4</w:t>
      </w:r>
      <w:r>
        <w:t>: Grievance Management</w:t>
      </w:r>
      <w:bookmarkEnd w:id="606"/>
    </w:p>
    <w:p w14:paraId="5E43986E" w14:textId="77777777" w:rsidR="003F3870" w:rsidRPr="00420908" w:rsidRDefault="003F3870" w:rsidP="003F3870">
      <w:pPr>
        <w:pStyle w:val="BodyText2"/>
        <w:rPr>
          <w:b/>
          <w:bCs/>
        </w:rPr>
      </w:pPr>
      <w:r w:rsidRPr="00420908">
        <w:rPr>
          <w:b/>
          <w:bCs/>
        </w:rPr>
        <w:t>Type Approv</w:t>
      </w:r>
      <w:r>
        <w:rPr>
          <w:b/>
          <w:bCs/>
        </w:rPr>
        <w:t>ed</w:t>
      </w:r>
    </w:p>
    <w:p w14:paraId="623BAB05" w14:textId="77777777" w:rsidR="003F3870" w:rsidRDefault="003F3870" w:rsidP="003F3870">
      <w:pPr>
        <w:pStyle w:val="BodyText2"/>
      </w:pPr>
      <w:r>
        <w:t>The box displays the total number of type approv</w:t>
      </w:r>
      <w:r w:rsidR="0059323A">
        <w:t>al</w:t>
      </w:r>
      <w:r>
        <w:t xml:space="preserve"> requests that are pending for approval.</w:t>
      </w:r>
    </w:p>
    <w:p w14:paraId="261CD0B6" w14:textId="77777777" w:rsidR="00A01F25" w:rsidRDefault="00A01F25" w:rsidP="00A01F2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81FAAA1" wp14:editId="31E1C6F8">
            <wp:extent cx="1447619" cy="1342857"/>
            <wp:effectExtent l="19050" t="19050" r="19685" b="10160"/>
            <wp:docPr id="285" name="Picture 28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type approved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F8D31" w14:textId="77777777" w:rsidR="003F3870" w:rsidRPr="00F726BF" w:rsidRDefault="003F3870" w:rsidP="003F3870">
      <w:pPr>
        <w:pStyle w:val="BodyText2"/>
      </w:pPr>
      <w:r>
        <w:t xml:space="preserve">Click </w:t>
      </w:r>
      <w:r w:rsidR="00C21818">
        <w:rPr>
          <w:noProof/>
        </w:rPr>
        <w:drawing>
          <wp:inline distT="0" distB="0" distL="0" distR="0" wp14:anchorId="3D9AE1D3" wp14:editId="79D62B4C">
            <wp:extent cx="116958" cy="1169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(</w:t>
      </w:r>
      <w:r w:rsidRPr="00C21818">
        <w:rPr>
          <w:b/>
          <w:bCs/>
        </w:rPr>
        <w:t>View</w:t>
      </w:r>
      <w:r w:rsidR="00C21818">
        <w:t>)</w:t>
      </w:r>
      <w:r>
        <w:t xml:space="preserve"> to access the </w:t>
      </w:r>
      <w:r w:rsidRPr="005A582E">
        <w:rPr>
          <w:b/>
          <w:bCs/>
        </w:rPr>
        <w:t>Manage Type-Approved</w:t>
      </w:r>
      <w:r>
        <w:t xml:space="preserve"> dashboard. Refer to </w:t>
      </w:r>
      <w:r w:rsidRPr="00C21818">
        <w:rPr>
          <w:i/>
          <w:iCs/>
        </w:rPr>
        <w:t>Type Approval Management</w:t>
      </w:r>
      <w:r>
        <w:t xml:space="preserve"> for more information.</w:t>
      </w:r>
    </w:p>
    <w:p w14:paraId="4A5857AF" w14:textId="25E08A87" w:rsidR="003F3870" w:rsidRDefault="00560143" w:rsidP="008F1020">
      <w:pPr>
        <w:pStyle w:val="BodyText2"/>
        <w:jc w:val="center"/>
        <w:rPr>
          <w:ins w:id="607" w:author="gaurav" w:date="2021-06-04T07:34:00Z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480609" wp14:editId="6E1C51D2">
                <wp:simplePos x="0" y="0"/>
                <wp:positionH relativeFrom="column">
                  <wp:posOffset>160167</wp:posOffset>
                </wp:positionH>
                <wp:positionV relativeFrom="paragraph">
                  <wp:posOffset>-4738</wp:posOffset>
                </wp:positionV>
                <wp:extent cx="4953000" cy="2066339"/>
                <wp:effectExtent l="0" t="0" r="19050" b="10160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066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9EC0D" id="Rectangle 448" o:spid="_x0000_s1026" style="position:absolute;margin-left:12.6pt;margin-top:-.35pt;width:390pt;height:162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" filled="f" strokecolor="black [3213]" strokeweight="1pt"/>
            </w:pict>
          </mc:Fallback>
        </mc:AlternateContent>
      </w:r>
      <w:del w:id="608" w:author="gaurav" w:date="2021-06-04T07:34:00Z">
        <w:r w:rsidDel="00CD22E5">
          <w:rPr>
            <w:noProof/>
          </w:rPr>
          <w:drawing>
            <wp:inline distT="0" distB="0" distL="0" distR="0" wp14:anchorId="4F7BDB3A" wp14:editId="3501ECA7">
              <wp:extent cx="4953116" cy="2059501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70439" cy="206670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22F17F0" w14:textId="34F507EE" w:rsidR="00CD22E5" w:rsidRDefault="00CD22E5" w:rsidP="008F1020">
      <w:pPr>
        <w:pStyle w:val="BodyText2"/>
        <w:jc w:val="center"/>
        <w:rPr>
          <w:b/>
          <w:bCs/>
        </w:rPr>
      </w:pPr>
      <w:ins w:id="609" w:author="gaurav" w:date="2021-06-04T07:34:00Z">
        <w:r>
          <w:rPr>
            <w:noProof/>
          </w:rPr>
          <w:drawing>
            <wp:inline distT="0" distB="0" distL="0" distR="0" wp14:anchorId="373DF513" wp14:editId="7621F844">
              <wp:extent cx="5278755" cy="2391410"/>
              <wp:effectExtent l="0" t="0" r="0" b="8890"/>
              <wp:docPr id="280" name="Picture 2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91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28A7F8" w14:textId="77777777" w:rsidR="00530228" w:rsidRDefault="00530228" w:rsidP="00E40E9F">
      <w:pPr>
        <w:pStyle w:val="FigureCaption"/>
        <w:rPr>
          <w:b w:val="0"/>
          <w:bCs w:val="0"/>
        </w:rPr>
      </w:pPr>
      <w:bookmarkStart w:id="610" w:name="_Toc73686908"/>
      <w:r>
        <w:t>Figure 1</w:t>
      </w:r>
      <w:r w:rsidR="004675B6">
        <w:t>5</w:t>
      </w:r>
      <w:r>
        <w:t>: Manage Type-Approved</w:t>
      </w:r>
      <w:bookmarkEnd w:id="610"/>
    </w:p>
    <w:p w14:paraId="44C0B54D" w14:textId="77777777" w:rsidR="002C6FF5" w:rsidRDefault="002C6FF5" w:rsidP="00F726BF">
      <w:pPr>
        <w:pStyle w:val="BodyText2"/>
        <w:rPr>
          <w:b/>
          <w:bCs/>
        </w:rPr>
      </w:pPr>
    </w:p>
    <w:p w14:paraId="2FF82D81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5EF6823B" w14:textId="5B5384A6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</w:t>
      </w:r>
      <w:del w:id="611" w:author="gaurav" w:date="2021-06-04T09:07:00Z">
        <w:r w:rsidDel="00BA7D47">
          <w:delText>t</w:delText>
        </w:r>
        <w:r w:rsidR="009D4C47" w:rsidDel="00BA7D47">
          <w:delText xml:space="preserve">en </w:delText>
        </w:r>
      </w:del>
      <w:r w:rsidR="005A582E">
        <w:t xml:space="preserve">most </w:t>
      </w:r>
      <w:r w:rsidR="009D4C47">
        <w:t>recent notifications.</w:t>
      </w:r>
      <w:r w:rsidR="00470C5C">
        <w:t xml:space="preserve"> </w:t>
      </w:r>
      <w:ins w:id="612" w:author="gaurav" w:date="2021-06-04T09:07:00Z">
        <w:r w:rsidR="00BA7D47">
          <w:t>The System Admin can configure the total number</w:t>
        </w:r>
      </w:ins>
      <w:ins w:id="613" w:author="gaurav" w:date="2021-06-04T09:08:00Z">
        <w:r w:rsidR="00BA7D47">
          <w:t xml:space="preserve"> of notifications displayed on </w:t>
        </w:r>
        <w:proofErr w:type="gramStart"/>
        <w:r w:rsidR="00BA7D47">
          <w:t>users</w:t>
        </w:r>
        <w:proofErr w:type="gramEnd"/>
        <w:r w:rsidR="00BA7D47">
          <w:t xml:space="preserve"> screens. </w:t>
        </w:r>
      </w:ins>
    </w:p>
    <w:p w14:paraId="31EEFF81" w14:textId="2E14AA53" w:rsidR="00B0500E" w:rsidRDefault="00BA7D47" w:rsidP="00B0500E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E2D786" wp14:editId="74B635E4">
                <wp:simplePos x="0" y="0"/>
                <wp:positionH relativeFrom="margin">
                  <wp:align>left</wp:align>
                </wp:positionH>
                <wp:positionV relativeFrom="paragraph">
                  <wp:posOffset>1511984</wp:posOffset>
                </wp:positionV>
                <wp:extent cx="5704840" cy="1711569"/>
                <wp:effectExtent l="0" t="0" r="10160" b="22225"/>
                <wp:wrapNone/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840" cy="1711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36537" id="Rectangle 454" o:spid="_x0000_s1026" style="position:absolute;margin-left:0;margin-top:119.05pt;width:449.2pt;height:134.75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del w:id="614" w:author="gaurav" w:date="2021-06-04T07:34:00Z">
        <w:r w:rsidR="008D3FF2" w:rsidDel="007F2B03">
          <w:rPr>
            <w:noProof/>
          </w:rPr>
          <w:drawing>
            <wp:inline distT="0" distB="0" distL="0" distR="0" wp14:anchorId="1715BB6C" wp14:editId="2A3EF9F1">
              <wp:extent cx="5634111" cy="1422591"/>
              <wp:effectExtent l="0" t="0" r="5080" b="6350"/>
              <wp:docPr id="451" name="Picture 4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47428" cy="14259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15" w:author="gaurav" w:date="2021-06-04T07:34:00Z">
        <w:r w:rsidR="007F2B03" w:rsidRPr="007F2B03">
          <w:rPr>
            <w:noProof/>
          </w:rPr>
          <w:t xml:space="preserve"> </w:t>
        </w:r>
        <w:r w:rsidR="007F2B03">
          <w:rPr>
            <w:noProof/>
          </w:rPr>
          <w:drawing>
            <wp:inline distT="0" distB="0" distL="0" distR="0" wp14:anchorId="70CE1F07" wp14:editId="4236AA1D">
              <wp:extent cx="5705231" cy="1742522"/>
              <wp:effectExtent l="0" t="0" r="0" b="0"/>
              <wp:docPr id="279" name="Picture 2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4535" cy="17453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8CCCB2F" w14:textId="77777777" w:rsidR="00530228" w:rsidRDefault="00530228" w:rsidP="00530228">
      <w:pPr>
        <w:pStyle w:val="FigureCaption"/>
      </w:pPr>
      <w:bookmarkStart w:id="616" w:name="_Toc73686909"/>
      <w:r>
        <w:t>Figure 1</w:t>
      </w:r>
      <w:r w:rsidR="004675B6">
        <w:t>6</w:t>
      </w:r>
      <w:r>
        <w:t xml:space="preserve">: </w:t>
      </w:r>
      <w:r w:rsidR="008D3FF2">
        <w:t>Notifications</w:t>
      </w:r>
      <w:bookmarkEnd w:id="616"/>
    </w:p>
    <w:p w14:paraId="239BA351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24D51AB7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9A50CC">
        <w:t xml:space="preserve">TRC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6E8A8233" wp14:editId="52B1D896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1E6EB27A" w14:textId="77777777" w:rsidR="00014FC3" w:rsidRDefault="00014FC3" w:rsidP="00014FC3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BCEC84A" wp14:editId="16E6718A">
            <wp:extent cx="5278755" cy="314325"/>
            <wp:effectExtent l="19050" t="19050" r="17145" b="2857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1BD8D" w14:textId="08BC5D3C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560655">
        <w:t>TRC</w:t>
      </w:r>
      <w:r w:rsidR="00821D65">
        <w:t>.</w:t>
      </w:r>
      <w:r w:rsidR="00AB30EC">
        <w:t xml:space="preserve"> For example, a notification about the </w:t>
      </w:r>
      <w:r w:rsidR="00560655">
        <w:t>type approval request</w:t>
      </w:r>
      <w:r w:rsidR="00AB30EC">
        <w:t xml:space="preserve"> approval or reje</w:t>
      </w:r>
      <w:r w:rsidR="00560655">
        <w:t xml:space="preserve">ction by the CEIR </w:t>
      </w:r>
      <w:del w:id="617" w:author="gaurav" w:date="2021-06-04T09:04:00Z">
        <w:r w:rsidR="00560655" w:rsidDel="00A976D7">
          <w:delText>administrator</w:delText>
        </w:r>
      </w:del>
      <w:ins w:id="618" w:author="gaurav" w:date="2021-06-04T09:04:00Z">
        <w:r w:rsidR="00A976D7">
          <w:t>Admin</w:t>
        </w:r>
      </w:ins>
      <w:r w:rsidR="007B6A3B">
        <w:t xml:space="preserve"> </w:t>
      </w:r>
      <w:r w:rsidR="00AB30EC">
        <w:t xml:space="preserve">requires the </w:t>
      </w:r>
      <w:r w:rsidR="0085772B">
        <w:t>TRC to</w:t>
      </w:r>
      <w:r w:rsidR="0049367B">
        <w:t xml:space="preserve"> </w:t>
      </w:r>
      <w:r w:rsidR="007B6A3B">
        <w:t xml:space="preserve">take some action such as fix the errors in the </w:t>
      </w:r>
      <w:r w:rsidR="00560655">
        <w:t>type approval request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219E6685" wp14:editId="54CFB64F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3F91E52B" wp14:editId="5B116EBF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7E918BC8" w14:textId="77777777" w:rsidR="009C6976" w:rsidRDefault="00014FC3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6D28435" wp14:editId="1526B189">
            <wp:extent cx="5278755" cy="337185"/>
            <wp:effectExtent l="19050" t="19050" r="17145" b="2476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C7563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63202902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63D22DF5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9A50CC">
        <w:t xml:space="preserve">TRC </w:t>
      </w:r>
      <w:r w:rsidR="0071493D">
        <w:t>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1139EFFD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lastRenderedPageBreak/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</w:t>
      </w:r>
      <w:r w:rsidR="00560655">
        <w:t>type approval request</w:t>
      </w:r>
      <w:r>
        <w:t xml:space="preserve">, the </w:t>
      </w:r>
      <w:r w:rsidR="0059323A">
        <w:t>feature</w:t>
      </w:r>
      <w:r>
        <w:t xml:space="preserve"> name </w:t>
      </w:r>
      <w:r w:rsidR="00560655">
        <w:rPr>
          <w:b/>
          <w:bCs/>
        </w:rPr>
        <w:t>Type Approval</w:t>
      </w:r>
      <w:r w:rsidRPr="00014FC3">
        <w:rPr>
          <w:b/>
          <w:bCs/>
        </w:rPr>
        <w:t xml:space="preserve"> </w:t>
      </w:r>
      <w:r w:rsidR="00560655">
        <w:t>is shown</w:t>
      </w:r>
      <w:r>
        <w:t xml:space="preserve">. The </w:t>
      </w:r>
      <w:r w:rsidR="0059323A">
        <w:t>feature</w:t>
      </w:r>
      <w:r>
        <w:t xml:space="preserve"> name is the one shown in the left panel of the </w:t>
      </w:r>
      <w:proofErr w:type="gramStart"/>
      <w:r>
        <w:t>Home</w:t>
      </w:r>
      <w:proofErr w:type="gramEnd"/>
      <w:r>
        <w:t xml:space="preserve"> page.</w:t>
      </w:r>
    </w:p>
    <w:p w14:paraId="76B88A88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20A78A81" w14:textId="77777777" w:rsidR="006B34FD" w:rsidRDefault="006B34FD" w:rsidP="003B46E0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087584CD" wp14:editId="1F747083">
            <wp:extent cx="5278755" cy="347345"/>
            <wp:effectExtent l="19050" t="19050" r="17145" b="146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mess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93D85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10D025E" wp14:editId="7B20B380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9A50CC">
        <w:t xml:space="preserve">TRC </w:t>
      </w:r>
      <w:r>
        <w:t>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30933029" wp14:editId="19AB55B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439FC2D" w14:textId="77777777" w:rsidR="00C62D95" w:rsidRDefault="00C62D95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D03DF29" wp14:editId="78952300">
            <wp:extent cx="5278755" cy="314325"/>
            <wp:effectExtent l="19050" t="19050" r="17145" b="285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BEA31" w14:textId="77777777" w:rsidR="002F1DAF" w:rsidRDefault="002F1DAF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C6CA18D" wp14:editId="3E7E5D17">
            <wp:extent cx="5278755" cy="337185"/>
            <wp:effectExtent l="19050" t="19050" r="17145" b="2476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43B34" w14:textId="77777777" w:rsidR="003559A3" w:rsidRDefault="003559A3" w:rsidP="003559A3">
      <w:pPr>
        <w:pStyle w:val="BodyText2"/>
      </w:pPr>
    </w:p>
    <w:p w14:paraId="38803F30" w14:textId="77777777" w:rsidR="003559A3" w:rsidRDefault="00037799" w:rsidP="003559A3">
      <w:pPr>
        <w:pStyle w:val="Heading2"/>
      </w:pPr>
      <w:bookmarkStart w:id="619" w:name="_Toc73686812"/>
      <w:r>
        <w:t xml:space="preserve">Manage </w:t>
      </w:r>
      <w:r w:rsidR="003559A3">
        <w:t>Type Approval</w:t>
      </w:r>
      <w:bookmarkEnd w:id="619"/>
      <w:r w:rsidR="003559A3">
        <w:t xml:space="preserve"> </w:t>
      </w:r>
    </w:p>
    <w:p w14:paraId="2B04F3AC" w14:textId="77777777" w:rsidR="003559A3" w:rsidRDefault="003559A3" w:rsidP="003559A3">
      <w:pPr>
        <w:pStyle w:val="BodyText2"/>
      </w:pPr>
      <w:r>
        <w:t>TRC issues a TAC (Type Allocation Code) approval certificate to the importer in response to their request to seek permission to import certain type of devices from the TRC (</w:t>
      </w:r>
      <w:r w:rsidRPr="00923F72">
        <w:t>Telecommunication Regulator of Cambodia</w:t>
      </w:r>
      <w:r>
        <w:t>)</w:t>
      </w:r>
      <w:r w:rsidRPr="00923F72">
        <w:t xml:space="preserve"> </w:t>
      </w:r>
      <w:r>
        <w:t xml:space="preserve">when purchasing a consignment. The TAC approval certificate is required for each unique TAC. </w:t>
      </w:r>
    </w:p>
    <w:p w14:paraId="7804E226" w14:textId="77777777" w:rsidR="003559A3" w:rsidRDefault="003559A3" w:rsidP="003559A3">
      <w:pPr>
        <w:pStyle w:val="NoteHeading"/>
      </w:pPr>
      <w:r>
        <w:t>TAC refers to the first eight alphanumeric characters of the device IMEI</w:t>
      </w:r>
      <w:del w:id="620" w:author="gaurav" w:date="2021-06-04T09:05:00Z">
        <w:r w:rsidDel="006640B0">
          <w:delText>/MEID</w:delText>
        </w:r>
      </w:del>
      <w:r>
        <w:t xml:space="preserve">. </w:t>
      </w:r>
    </w:p>
    <w:p w14:paraId="6E64D5BF" w14:textId="77777777" w:rsidR="003559A3" w:rsidRPr="00560655" w:rsidRDefault="003559A3" w:rsidP="003559A3">
      <w:pPr>
        <w:pStyle w:val="BodyText2"/>
      </w:pPr>
    </w:p>
    <w:p w14:paraId="2D68E9AA" w14:textId="77777777" w:rsidR="003559A3" w:rsidRDefault="003559A3" w:rsidP="003559A3">
      <w:pPr>
        <w:pStyle w:val="BodyText2"/>
      </w:pPr>
      <w:r>
        <w:t xml:space="preserve">Consider a situation in which a TRC is approving a request that has Apple mobile devices: i10 and i9. There would be two TAC approval certificates required, one for the i10s and the other for i9s. </w:t>
      </w:r>
    </w:p>
    <w:p w14:paraId="2CD8DA2D" w14:textId="77777777" w:rsidR="003559A3" w:rsidRDefault="003559A3" w:rsidP="003559A3">
      <w:pPr>
        <w:pStyle w:val="BodyText2"/>
      </w:pPr>
      <w:r>
        <w:t>The TAC approval certificate is required for clearance at customs.</w:t>
      </w:r>
    </w:p>
    <w:p w14:paraId="1636CBC3" w14:textId="77777777" w:rsidR="003559A3" w:rsidRDefault="003559A3" w:rsidP="003559A3">
      <w:pPr>
        <w:pStyle w:val="BodyText2"/>
      </w:pPr>
      <w:r>
        <w:t>The type approval request goes through the following review stages:</w:t>
      </w:r>
    </w:p>
    <w:p w14:paraId="4F33C265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TRC uploads the request details.</w:t>
      </w:r>
    </w:p>
    <w:p w14:paraId="0FB56C45" w14:textId="7AD7F512" w:rsidR="003559A3" w:rsidRDefault="003559A3" w:rsidP="003559A3">
      <w:pPr>
        <w:pStyle w:val="BodyText2"/>
        <w:numPr>
          <w:ilvl w:val="0"/>
          <w:numId w:val="52"/>
        </w:numPr>
      </w:pPr>
      <w:r>
        <w:t xml:space="preserve">The request is processed and made available to the CEIR </w:t>
      </w:r>
      <w:del w:id="621" w:author="gaurav" w:date="2021-06-04T09:04:00Z">
        <w:r w:rsidDel="00A976D7">
          <w:delText>administrator</w:delText>
        </w:r>
      </w:del>
      <w:ins w:id="622" w:author="gaurav" w:date="2021-06-04T09:04:00Z">
        <w:r w:rsidR="00A976D7">
          <w:t>Admin</w:t>
        </w:r>
      </w:ins>
      <w:r>
        <w:t>.</w:t>
      </w:r>
    </w:p>
    <w:p w14:paraId="3E0742CC" w14:textId="72B671F9" w:rsidR="003559A3" w:rsidRDefault="003559A3" w:rsidP="003559A3">
      <w:pPr>
        <w:pStyle w:val="BodyText2"/>
        <w:numPr>
          <w:ilvl w:val="0"/>
          <w:numId w:val="52"/>
        </w:numPr>
      </w:pPr>
      <w:r>
        <w:t xml:space="preserve">The CEIR </w:t>
      </w:r>
      <w:del w:id="623" w:author="gaurav" w:date="2021-06-04T09:04:00Z">
        <w:r w:rsidDel="00A976D7">
          <w:delText>administrator</w:delText>
        </w:r>
      </w:del>
      <w:ins w:id="624" w:author="gaurav" w:date="2021-06-04T09:04:00Z">
        <w:r w:rsidR="00A976D7">
          <w:t>Admin</w:t>
        </w:r>
      </w:ins>
      <w:r>
        <w:t xml:space="preserve"> may approve or reject the request.</w:t>
      </w:r>
    </w:p>
    <w:p w14:paraId="379A5AA3" w14:textId="77777777" w:rsidR="003559A3" w:rsidRDefault="003559A3" w:rsidP="003559A3">
      <w:pPr>
        <w:pStyle w:val="BodyText2"/>
        <w:numPr>
          <w:ilvl w:val="0"/>
          <w:numId w:val="52"/>
        </w:numPr>
      </w:pPr>
      <w:r>
        <w:t>If rejected, the TRC can withdraw the request. The entire cycle is then repeated until it is approved.</w:t>
      </w:r>
    </w:p>
    <w:p w14:paraId="3793E07A" w14:textId="77777777" w:rsidR="003559A3" w:rsidRPr="00F544BA" w:rsidRDefault="003559A3" w:rsidP="003559A3">
      <w:pPr>
        <w:pStyle w:val="BodyText2"/>
        <w:rPr>
          <w:u w:val="single"/>
        </w:rPr>
      </w:pPr>
      <w:r w:rsidRPr="00F544BA">
        <w:rPr>
          <w:u w:val="single"/>
        </w:rPr>
        <w:lastRenderedPageBreak/>
        <w:t>To upload t</w:t>
      </w:r>
      <w:r>
        <w:rPr>
          <w:u w:val="single"/>
        </w:rPr>
        <w:t>ype approved device details</w:t>
      </w:r>
      <w:r w:rsidRPr="00F544BA">
        <w:rPr>
          <w:u w:val="single"/>
        </w:rPr>
        <w:t>:</w:t>
      </w:r>
    </w:p>
    <w:p w14:paraId="3F178A2D" w14:textId="77777777" w:rsidR="003559A3" w:rsidRDefault="00704A9D" w:rsidP="003559A3">
      <w:pPr>
        <w:pStyle w:val="BodyText2"/>
        <w:numPr>
          <w:ilvl w:val="0"/>
          <w:numId w:val="5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C5FE0B" wp14:editId="16AFB8CD">
                <wp:simplePos x="0" y="0"/>
                <wp:positionH relativeFrom="column">
                  <wp:posOffset>-1612</wp:posOffset>
                </wp:positionH>
                <wp:positionV relativeFrom="paragraph">
                  <wp:posOffset>291416</wp:posOffset>
                </wp:positionV>
                <wp:extent cx="5278755" cy="2393364"/>
                <wp:effectExtent l="0" t="0" r="17145" b="26035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393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998AF" id="Rectangle 457" o:spid="_x0000_s1026" style="position:absolute;margin-left:-.15pt;margin-top:22.95pt;width:415.65pt;height:188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Select </w:t>
      </w:r>
      <w:r w:rsidR="003559A3" w:rsidRPr="00F731AF">
        <w:rPr>
          <w:b/>
          <w:bCs/>
        </w:rPr>
        <w:t>Manage Type Approv</w:t>
      </w:r>
      <w:r w:rsidR="003559A3">
        <w:rPr>
          <w:b/>
          <w:bCs/>
        </w:rPr>
        <w:t>al</w:t>
      </w:r>
      <w:r w:rsidR="003559A3">
        <w:t xml:space="preserve"> in the left panel.</w:t>
      </w:r>
    </w:p>
    <w:p w14:paraId="051CC2BC" w14:textId="23A933D9" w:rsidR="003559A3" w:rsidRDefault="003559A3" w:rsidP="003559A3">
      <w:pPr>
        <w:pStyle w:val="BodyText2"/>
        <w:jc w:val="center"/>
        <w:rPr>
          <w:ins w:id="625" w:author="gaurav" w:date="2021-06-04T07:32:00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514AEA" wp14:editId="3FB3E6EC">
                <wp:simplePos x="0" y="0"/>
                <wp:positionH relativeFrom="column">
                  <wp:posOffset>12455</wp:posOffset>
                </wp:positionH>
                <wp:positionV relativeFrom="paragraph">
                  <wp:posOffset>601052</wp:posOffset>
                </wp:positionV>
                <wp:extent cx="682283" cy="140677"/>
                <wp:effectExtent l="0" t="0" r="22860" b="12065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283" cy="14067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3751B" w14:textId="77777777" w:rsidR="0092423E" w:rsidRDefault="0092423E" w:rsidP="00355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14AEA" id="Rectangle 460" o:spid="_x0000_s1030" style="position:absolute;left:0;text-align:left;margin-left:1pt;margin-top:47.35pt;width:53.7pt;height:11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" filled="f" strokecolor="#ffc000 [3207]" strokeweight="2pt">
                <v:textbox>
                  <w:txbxContent>
                    <w:p w14:paraId="3B63751B" w14:textId="77777777" w:rsidR="0092423E" w:rsidRDefault="0092423E" w:rsidP="003559A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del w:id="626" w:author="gaurav" w:date="2021-06-04T07:31:00Z">
        <w:r w:rsidR="00704A9D" w:rsidRPr="00704A9D" w:rsidDel="007F2B03">
          <w:rPr>
            <w:noProof/>
          </w:rPr>
          <w:drawing>
            <wp:inline distT="0" distB="0" distL="0" distR="0" wp14:anchorId="73AEC592" wp14:editId="7F585FC8">
              <wp:extent cx="5278755" cy="2386330"/>
              <wp:effectExtent l="0" t="0" r="0" b="0"/>
              <wp:docPr id="456" name="Picture 5">
                <a:extLst xmlns:a="http://schemas.openxmlformats.org/drawingml/2006/main">
                  <a:ext uri="{FF2B5EF4-FFF2-40B4-BE49-F238E27FC236}">
                    <a16:creationId xmlns:a16="http://schemas.microsoft.com/office/drawing/2014/main" id="{E3586922-B11C-4CDE-B241-68ECDC6C4546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>
                        <a:extLst>
                          <a:ext uri="{FF2B5EF4-FFF2-40B4-BE49-F238E27FC236}">
                            <a16:creationId xmlns:a16="http://schemas.microsoft.com/office/drawing/2014/main" id="{E3586922-B11C-4CDE-B241-68ECDC6C4546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86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D36D75C" w14:textId="45BDF220" w:rsidR="007F2B03" w:rsidRDefault="007F2B03" w:rsidP="003559A3">
      <w:pPr>
        <w:pStyle w:val="BodyText2"/>
        <w:jc w:val="center"/>
      </w:pPr>
      <w:ins w:id="627" w:author="gaurav" w:date="2021-06-04T07:32:00Z">
        <w:r>
          <w:rPr>
            <w:noProof/>
          </w:rPr>
          <w:drawing>
            <wp:inline distT="0" distB="0" distL="0" distR="0" wp14:anchorId="22FE8FC4" wp14:editId="35AF7BAC">
              <wp:extent cx="5278755" cy="2378710"/>
              <wp:effectExtent l="0" t="0" r="0" b="2540"/>
              <wp:docPr id="278" name="Picture 2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78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67465E" w14:textId="77777777" w:rsidR="003559A3" w:rsidRDefault="003559A3" w:rsidP="003559A3">
      <w:pPr>
        <w:pStyle w:val="FigureCaption"/>
      </w:pPr>
      <w:bookmarkStart w:id="628" w:name="_Toc73686910"/>
      <w:r>
        <w:t xml:space="preserve">Figure </w:t>
      </w:r>
      <w:r w:rsidR="0046593F">
        <w:t>17</w:t>
      </w:r>
      <w:r>
        <w:t>: Home Page</w:t>
      </w:r>
      <w:bookmarkEnd w:id="628"/>
    </w:p>
    <w:p w14:paraId="0403541A" w14:textId="77777777" w:rsidR="00704A9D" w:rsidRDefault="00704A9D" w:rsidP="003559A3">
      <w:pPr>
        <w:pStyle w:val="BodyText2"/>
      </w:pPr>
    </w:p>
    <w:p w14:paraId="0EBE15A8" w14:textId="77777777" w:rsidR="003559A3" w:rsidRDefault="00A559A6" w:rsidP="003559A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983470" wp14:editId="5F20AF36">
                <wp:simplePos x="0" y="0"/>
                <wp:positionH relativeFrom="column">
                  <wp:posOffset>-8646</wp:posOffset>
                </wp:positionH>
                <wp:positionV relativeFrom="paragraph">
                  <wp:posOffset>285848</wp:posOffset>
                </wp:positionV>
                <wp:extent cx="5296486" cy="2201594"/>
                <wp:effectExtent l="0" t="0" r="19050" b="27305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486" cy="2201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15C5B" id="Rectangle 463" o:spid="_x0000_s1026" style="position:absolute;margin-left:-.7pt;margin-top:22.5pt;width:417.05pt;height:173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" filled="f" strokecolor="black [3213]" strokeweight="1pt"/>
            </w:pict>
          </mc:Fallback>
        </mc:AlternateContent>
      </w:r>
      <w:r w:rsidR="003559A3">
        <w:t xml:space="preserve">The </w:t>
      </w:r>
      <w:r w:rsidR="003559A3" w:rsidRPr="00F731AF">
        <w:rPr>
          <w:b/>
          <w:bCs/>
        </w:rPr>
        <w:t>Manage Type-Approved</w:t>
      </w:r>
      <w:r w:rsidR="003559A3">
        <w:t xml:space="preserve"> dashboard appears.</w:t>
      </w:r>
    </w:p>
    <w:p w14:paraId="2D5187F4" w14:textId="4F8CFB03" w:rsidR="003559A3" w:rsidRDefault="003559A3" w:rsidP="003559A3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EE94A5" wp14:editId="35A8B15E">
                <wp:simplePos x="0" y="0"/>
                <wp:positionH relativeFrom="margin">
                  <wp:align>right</wp:align>
                </wp:positionH>
                <wp:positionV relativeFrom="paragraph">
                  <wp:posOffset>2300019</wp:posOffset>
                </wp:positionV>
                <wp:extent cx="812800" cy="156308"/>
                <wp:effectExtent l="0" t="0" r="2540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5630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ED088" w14:textId="77777777" w:rsidR="0092423E" w:rsidRDefault="0092423E" w:rsidP="003559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E94A5" id="Rectangle 56" o:spid="_x0000_s1031" style="position:absolute;left:0;text-align:left;margin-left:12.8pt;margin-top:181.1pt;width:64pt;height:12.3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" filled="f" strokecolor="#ffc000 [3207]" strokeweight="2pt">
                <v:textbox>
                  <w:txbxContent>
                    <w:p w14:paraId="4A4ED088" w14:textId="77777777" w:rsidR="0092423E" w:rsidRDefault="0092423E" w:rsidP="003559A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del w:id="629" w:author="gaurav" w:date="2021-06-04T07:32:00Z">
        <w:r w:rsidR="00704A9D" w:rsidDel="007F2B03">
          <w:rPr>
            <w:noProof/>
          </w:rPr>
          <w:drawing>
            <wp:inline distT="0" distB="0" distL="0" distR="0" wp14:anchorId="2B99461F" wp14:editId="545E3159">
              <wp:extent cx="5278755" cy="2194900"/>
              <wp:effectExtent l="0" t="0" r="0" b="0"/>
              <wp:docPr id="458" name="Picture 4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194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30" w:author="gaurav" w:date="2021-06-04T07:32:00Z">
        <w:r w:rsidR="007F2B03" w:rsidRPr="007F2B03">
          <w:rPr>
            <w:noProof/>
          </w:rPr>
          <w:t xml:space="preserve"> </w:t>
        </w:r>
        <w:r w:rsidR="007F2B03">
          <w:rPr>
            <w:noProof/>
          </w:rPr>
          <w:drawing>
            <wp:inline distT="0" distB="0" distL="0" distR="0" wp14:anchorId="69CF248A" wp14:editId="7A57235F">
              <wp:extent cx="5278755" cy="1864360"/>
              <wp:effectExtent l="0" t="0" r="0" b="2540"/>
              <wp:docPr id="277" name="Picture 2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8643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BD95EC7" w14:textId="77777777" w:rsidR="003559A3" w:rsidRDefault="003559A3" w:rsidP="003559A3">
      <w:pPr>
        <w:pStyle w:val="FigureCaption"/>
      </w:pPr>
      <w:bookmarkStart w:id="631" w:name="_Toc73686911"/>
      <w:r w:rsidRPr="007C2AB5">
        <w:t>Figure 1</w:t>
      </w:r>
      <w:r w:rsidR="005A3333">
        <w:t>8</w:t>
      </w:r>
      <w:r w:rsidRPr="007C2AB5">
        <w:t>: Manage Type-Approved</w:t>
      </w:r>
      <w:bookmarkEnd w:id="631"/>
    </w:p>
    <w:p w14:paraId="4D15C88A" w14:textId="77777777" w:rsidR="003559A3" w:rsidRDefault="00A559A6" w:rsidP="003559A3">
      <w:pPr>
        <w:pStyle w:val="BodyText2"/>
        <w:numPr>
          <w:ilvl w:val="0"/>
          <w:numId w:val="5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6321CCB" wp14:editId="6B875F00">
                <wp:simplePos x="0" y="0"/>
                <wp:positionH relativeFrom="column">
                  <wp:posOffset>174234</wp:posOffset>
                </wp:positionH>
                <wp:positionV relativeFrom="paragraph">
                  <wp:posOffset>508733</wp:posOffset>
                </wp:positionV>
                <wp:extent cx="5275385" cy="2229729"/>
                <wp:effectExtent l="0" t="0" r="20955" b="1841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85" cy="2229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15D1C" id="Rectangle 465" o:spid="_x0000_s1026" style="position:absolute;margin-left:13.7pt;margin-top:40.05pt;width:415.4pt;height:175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" filled="f" strokecolor="black [3213]" strokeweight="1pt"/>
            </w:pict>
          </mc:Fallback>
        </mc:AlternateContent>
      </w:r>
      <w:r w:rsidR="003559A3">
        <w:t xml:space="preserve">Click </w:t>
      </w:r>
      <w:r w:rsidR="003559A3" w:rsidRPr="00F731AF">
        <w:rPr>
          <w:b/>
          <w:bCs/>
        </w:rPr>
        <w:t>Report Type</w:t>
      </w:r>
      <w:r w:rsidR="003559A3">
        <w:rPr>
          <w:b/>
          <w:bCs/>
        </w:rPr>
        <w:t>-</w:t>
      </w:r>
      <w:r w:rsidR="003559A3" w:rsidRPr="00F731AF">
        <w:rPr>
          <w:b/>
          <w:bCs/>
        </w:rPr>
        <w:t>Approved Devices</w:t>
      </w:r>
      <w:r w:rsidR="003559A3">
        <w:rPr>
          <w:b/>
          <w:bCs/>
        </w:rPr>
        <w:t xml:space="preserve"> </w:t>
      </w:r>
      <w:r w:rsidR="003559A3">
        <w:t xml:space="preserve">(seen on the top right corner of the page). The </w:t>
      </w:r>
      <w:r w:rsidR="003559A3" w:rsidRPr="000F2A8D">
        <w:rPr>
          <w:b/>
          <w:bCs/>
        </w:rPr>
        <w:t>Type-Approved Devices</w:t>
      </w:r>
      <w:r w:rsidR="003559A3">
        <w:t xml:space="preserve"> page appears.</w:t>
      </w:r>
    </w:p>
    <w:p w14:paraId="57BB4493" w14:textId="31EE9CB4" w:rsidR="003559A3" w:rsidRDefault="00A559A6" w:rsidP="00A559A6">
      <w:pPr>
        <w:pStyle w:val="BodyText2"/>
        <w:ind w:left="284"/>
        <w:jc w:val="center"/>
        <w:rPr>
          <w:ins w:id="632" w:author="gaurav" w:date="2021-06-04T07:29:00Z"/>
        </w:rPr>
      </w:pPr>
      <w:del w:id="633" w:author="gaurav" w:date="2021-06-04T07:29:00Z">
        <w:r w:rsidDel="00A413C8">
          <w:rPr>
            <w:noProof/>
          </w:rPr>
          <w:drawing>
            <wp:inline distT="0" distB="0" distL="0" distR="0" wp14:anchorId="4354793D" wp14:editId="608D9088">
              <wp:extent cx="5278755" cy="2232915"/>
              <wp:effectExtent l="0" t="0" r="0" b="0"/>
              <wp:docPr id="462" name="Picture 4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232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9FE836D" w14:textId="55DE5B1B" w:rsidR="00A413C8" w:rsidRDefault="00A413C8" w:rsidP="00A559A6">
      <w:pPr>
        <w:pStyle w:val="BodyText2"/>
        <w:ind w:left="284"/>
        <w:jc w:val="center"/>
      </w:pPr>
      <w:ins w:id="634" w:author="gaurav" w:date="2021-06-04T07:29:00Z">
        <w:r>
          <w:rPr>
            <w:noProof/>
          </w:rPr>
          <w:lastRenderedPageBreak/>
          <w:drawing>
            <wp:inline distT="0" distB="0" distL="0" distR="0" wp14:anchorId="4E5A0787" wp14:editId="1F33E949">
              <wp:extent cx="5278755" cy="2225675"/>
              <wp:effectExtent l="0" t="0" r="0" b="3175"/>
              <wp:docPr id="257" name="Picture 2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225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642B190" w14:textId="77777777" w:rsidR="003559A3" w:rsidRDefault="003559A3" w:rsidP="003559A3">
      <w:pPr>
        <w:pStyle w:val="FigureCaption"/>
      </w:pPr>
      <w:bookmarkStart w:id="635" w:name="_Toc73686912"/>
      <w:r>
        <w:t xml:space="preserve">Figure </w:t>
      </w:r>
      <w:r w:rsidR="002C4085">
        <w:t>19</w:t>
      </w:r>
      <w:r>
        <w:t>: Type-Approved Devices</w:t>
      </w:r>
      <w:bookmarkEnd w:id="635"/>
    </w:p>
    <w:p w14:paraId="07A2CC50" w14:textId="77777777" w:rsidR="003559A3" w:rsidRDefault="003559A3" w:rsidP="003559A3">
      <w:pPr>
        <w:pStyle w:val="BodyText2"/>
        <w:numPr>
          <w:ilvl w:val="0"/>
          <w:numId w:val="50"/>
        </w:numPr>
      </w:pPr>
      <w:r>
        <w:t>Enter the following information:</w:t>
      </w:r>
    </w:p>
    <w:p w14:paraId="0B84DB3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Trademark</w:t>
      </w:r>
      <w:r>
        <w:t>: Enter the trademark of the product.</w:t>
      </w:r>
    </w:p>
    <w:p w14:paraId="02DB0276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Product Name</w:t>
      </w:r>
      <w:r>
        <w:t>: Select the product company from the list.</w:t>
      </w:r>
    </w:p>
    <w:p w14:paraId="26FA19CC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Model Number</w:t>
      </w:r>
      <w:r>
        <w:t>: Select the model number of the product.</w:t>
      </w:r>
    </w:p>
    <w:p w14:paraId="63BC720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Country</w:t>
      </w:r>
      <w:r>
        <w:t>: Select the country from where the device is imported.</w:t>
      </w:r>
    </w:p>
    <w:p w14:paraId="4F6FCCB0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Frequency Range</w:t>
      </w:r>
      <w:r>
        <w:t>: Enter the frequency range supported by the device.</w:t>
      </w:r>
    </w:p>
    <w:p w14:paraId="0F0C5ABA" w14:textId="77777777" w:rsidR="003559A3" w:rsidRDefault="003559A3" w:rsidP="003559A3">
      <w:pPr>
        <w:pStyle w:val="BodyText2"/>
        <w:numPr>
          <w:ilvl w:val="1"/>
          <w:numId w:val="50"/>
        </w:numPr>
      </w:pPr>
      <w:r w:rsidRPr="008E15E0">
        <w:rPr>
          <w:b/>
          <w:bCs/>
          <w:color w:val="FF0000"/>
        </w:rPr>
        <w:t>*</w:t>
      </w:r>
      <w:r w:rsidRPr="00113715">
        <w:rPr>
          <w:b/>
          <w:bCs/>
        </w:rPr>
        <w:t>TAC</w:t>
      </w:r>
      <w:r>
        <w:t>: Enter the code of the device.</w:t>
      </w:r>
    </w:p>
    <w:p w14:paraId="68013C6D" w14:textId="77777777" w:rsidR="003559A3" w:rsidRDefault="003559A3" w:rsidP="003559A3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Document Type</w:t>
      </w:r>
      <w:r>
        <w:t>: Select the type of document being uploaded. TRC s are required to upload three documents:</w:t>
      </w:r>
    </w:p>
    <w:p w14:paraId="12781DE8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Technical Specifications</w:t>
      </w:r>
      <w:r>
        <w:t>: This document has all the technical specifications of the device.</w:t>
      </w:r>
    </w:p>
    <w:p w14:paraId="25200DDF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Performance Report</w:t>
      </w:r>
      <w:r>
        <w:t>: This document has the performance details of the device.</w:t>
      </w:r>
    </w:p>
    <w:p w14:paraId="59C0ED84" w14:textId="77777777" w:rsidR="003559A3" w:rsidRDefault="003559A3" w:rsidP="003559A3">
      <w:pPr>
        <w:pStyle w:val="BodyText2"/>
        <w:numPr>
          <w:ilvl w:val="2"/>
          <w:numId w:val="58"/>
        </w:numPr>
      </w:pPr>
      <w:r w:rsidRPr="000F2A8D">
        <w:t>TAC Approval Certificate</w:t>
      </w:r>
      <w:r>
        <w:t>: This is the approval certificate issued by the supplier.</w:t>
      </w:r>
    </w:p>
    <w:p w14:paraId="5964C20F" w14:textId="77777777" w:rsidR="003559A3" w:rsidRDefault="003559A3" w:rsidP="003559A3">
      <w:pPr>
        <w:pStyle w:val="BodyText2"/>
        <w:numPr>
          <w:ilvl w:val="1"/>
          <w:numId w:val="50"/>
        </w:numPr>
      </w:pPr>
      <w:r w:rsidRPr="00113715">
        <w:rPr>
          <w:b/>
          <w:bCs/>
        </w:rPr>
        <w:t>Upload Supporting Document</w:t>
      </w:r>
      <w:r>
        <w:t xml:space="preserve">: Click </w:t>
      </w:r>
      <w:r w:rsidRPr="00113715">
        <w:rPr>
          <w:b/>
          <w:bCs/>
        </w:rPr>
        <w:t>Select File</w:t>
      </w:r>
      <w:r>
        <w:t xml:space="preserve"> to upload the document.</w:t>
      </w:r>
    </w:p>
    <w:p w14:paraId="0975A2E1" w14:textId="77777777" w:rsidR="003559A3" w:rsidRDefault="003559A3" w:rsidP="003559A3">
      <w:pPr>
        <w:pStyle w:val="BodyText2"/>
        <w:numPr>
          <w:ilvl w:val="1"/>
          <w:numId w:val="50"/>
        </w:numPr>
      </w:pPr>
      <w:r>
        <w:t xml:space="preserve">Click </w:t>
      </w:r>
      <w:r w:rsidRPr="00113715">
        <w:rPr>
          <w:b/>
          <w:bCs/>
        </w:rPr>
        <w:t>+Add More Files</w:t>
      </w:r>
      <w:r>
        <w:t xml:space="preserve"> to upload more documents. This adds another set of </w:t>
      </w:r>
      <w:r w:rsidRPr="00113715">
        <w:rPr>
          <w:b/>
          <w:bCs/>
        </w:rPr>
        <w:t>Document Type</w:t>
      </w:r>
      <w:r>
        <w:t xml:space="preserve"> and </w:t>
      </w:r>
      <w:r w:rsidRPr="00113715">
        <w:rPr>
          <w:b/>
          <w:bCs/>
        </w:rPr>
        <w:t>Upload Supporting Document</w:t>
      </w:r>
      <w:r>
        <w:t xml:space="preserve">. </w:t>
      </w:r>
    </w:p>
    <w:p w14:paraId="00F634A9" w14:textId="77777777" w:rsidR="003559A3" w:rsidRDefault="003559A3" w:rsidP="003559A3">
      <w:pPr>
        <w:pStyle w:val="BodyText2"/>
        <w:numPr>
          <w:ilvl w:val="0"/>
          <w:numId w:val="50"/>
        </w:numPr>
      </w:pPr>
      <w:r>
        <w:t xml:space="preserve">Click </w:t>
      </w:r>
      <w:r w:rsidRPr="00113715">
        <w:rPr>
          <w:b/>
          <w:bCs/>
        </w:rPr>
        <w:t>Submit</w:t>
      </w:r>
      <w:r>
        <w:t>.</w:t>
      </w:r>
    </w:p>
    <w:p w14:paraId="004EDD3D" w14:textId="77777777" w:rsidR="003559A3" w:rsidRDefault="003559A3" w:rsidP="003559A3">
      <w:pPr>
        <w:pStyle w:val="BodyText2"/>
      </w:pPr>
      <w:r>
        <w:t>The type approval request is added, and a transaction ID is assigned to it.</w:t>
      </w:r>
    </w:p>
    <w:p w14:paraId="6C8A1638" w14:textId="77777777" w:rsidR="003559A3" w:rsidRDefault="00553F3A" w:rsidP="003559A3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49B0FC" wp14:editId="6717946D">
                <wp:simplePos x="0" y="0"/>
                <wp:positionH relativeFrom="column">
                  <wp:posOffset>-1612</wp:posOffset>
                </wp:positionH>
                <wp:positionV relativeFrom="paragraph">
                  <wp:posOffset>283796</wp:posOffset>
                </wp:positionV>
                <wp:extent cx="5278755" cy="2062578"/>
                <wp:effectExtent l="0" t="0" r="17145" b="1397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625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3F12D" id="Rectangle 468" o:spid="_x0000_s1026" style="position:absolute;margin-left:-.15pt;margin-top:22.35pt;width:415.65pt;height:162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" filled="f" strokecolor="black [3213]" strokeweight="1pt"/>
            </w:pict>
          </mc:Fallback>
        </mc:AlternateContent>
      </w:r>
      <w:r w:rsidR="003559A3">
        <w:t xml:space="preserve">The details appear on top of the </w:t>
      </w:r>
      <w:r w:rsidR="003559A3">
        <w:rPr>
          <w:b/>
          <w:bCs/>
        </w:rPr>
        <w:t>Manage Type- approved</w:t>
      </w:r>
      <w:r w:rsidR="003559A3">
        <w:t xml:space="preserve"> page.</w:t>
      </w:r>
    </w:p>
    <w:p w14:paraId="08835C5E" w14:textId="49124157" w:rsidR="003559A3" w:rsidRDefault="00553F3A" w:rsidP="003559A3">
      <w:pPr>
        <w:pStyle w:val="BodyText2"/>
        <w:jc w:val="center"/>
      </w:pPr>
      <w:del w:id="636" w:author="gaurav" w:date="2021-06-04T07:24:00Z">
        <w:r w:rsidDel="005C340E">
          <w:rPr>
            <w:noProof/>
          </w:rPr>
          <w:drawing>
            <wp:inline distT="0" distB="0" distL="0" distR="0" wp14:anchorId="0EA6147C" wp14:editId="17F5BAF7">
              <wp:extent cx="5278291" cy="2041476"/>
              <wp:effectExtent l="0" t="0" r="0" b="0"/>
              <wp:docPr id="467" name="Picture 4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80443" cy="20423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37" w:author="gaurav" w:date="2021-06-04T07:24:00Z">
        <w:r w:rsidR="005C340E">
          <w:rPr>
            <w:noProof/>
          </w:rPr>
          <w:drawing>
            <wp:inline distT="0" distB="0" distL="0" distR="0" wp14:anchorId="5C617581" wp14:editId="499BB0E0">
              <wp:extent cx="5278755" cy="2529840"/>
              <wp:effectExtent l="0" t="0" r="0" b="381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5298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7B2D15" w14:textId="77777777" w:rsidR="003559A3" w:rsidRDefault="003559A3" w:rsidP="003559A3">
      <w:pPr>
        <w:pStyle w:val="FigureCaption"/>
      </w:pPr>
      <w:bookmarkStart w:id="638" w:name="_Toc73686913"/>
      <w:r>
        <w:t xml:space="preserve">Figure </w:t>
      </w:r>
      <w:r w:rsidR="00BA11EA">
        <w:t>20</w:t>
      </w:r>
      <w:r>
        <w:t>: Manage Type-Approved</w:t>
      </w:r>
      <w:bookmarkEnd w:id="638"/>
    </w:p>
    <w:p w14:paraId="3A7D5B8A" w14:textId="77777777" w:rsidR="003559A3" w:rsidRDefault="003559A3" w:rsidP="003559A3">
      <w:pPr>
        <w:pStyle w:val="BodyText2"/>
        <w:ind w:left="360"/>
      </w:pPr>
      <w:r>
        <w:t>The following columns are seen on the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3559A3" w:rsidRPr="003D50EC" w14:paraId="79DE8E67" w14:textId="77777777" w:rsidTr="00084D6C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62D9FF6" w14:textId="77777777" w:rsidR="003559A3" w:rsidRPr="0001372C" w:rsidRDefault="003559A3" w:rsidP="00084D6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F5E909C" w14:textId="77777777" w:rsidR="003559A3" w:rsidRPr="0001372C" w:rsidRDefault="003559A3" w:rsidP="00084D6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559A3" w:rsidRPr="003D50EC" w14:paraId="0D3B5273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A0A0E89" w14:textId="77777777" w:rsidR="003559A3" w:rsidRPr="007C2AB5" w:rsidRDefault="003559A3" w:rsidP="00084D6C">
            <w:pPr>
              <w:pStyle w:val="ListBullet1"/>
              <w:numPr>
                <w:ilvl w:val="0"/>
                <w:numId w:val="0"/>
              </w:numPr>
            </w:pPr>
            <w:r w:rsidRPr="007C2AB5">
              <w:t>Creation On</w:t>
            </w:r>
          </w:p>
        </w:tc>
        <w:tc>
          <w:tcPr>
            <w:tcW w:w="4979" w:type="dxa"/>
            <w:shd w:val="clear" w:color="auto" w:fill="auto"/>
          </w:tcPr>
          <w:p w14:paraId="1EDC8732" w14:textId="77777777" w:rsidR="003559A3" w:rsidRPr="00B708C5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E1489F">
              <w:t xml:space="preserve">Date of </w:t>
            </w:r>
            <w:r>
              <w:t>adding type approval request.</w:t>
            </w:r>
          </w:p>
        </w:tc>
      </w:tr>
      <w:tr w:rsidR="003559A3" w:rsidRPr="003D50EC" w14:paraId="4AA0B5CF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7D6AB9E" w14:textId="77777777" w:rsidR="003559A3" w:rsidRDefault="003559A3" w:rsidP="00084D6C">
            <w:pPr>
              <w:pStyle w:val="ListBullet1"/>
              <w:numPr>
                <w:ilvl w:val="0"/>
                <w:numId w:val="0"/>
              </w:numPr>
            </w:pPr>
            <w:r>
              <w:t>Trademark</w:t>
            </w:r>
          </w:p>
        </w:tc>
        <w:tc>
          <w:tcPr>
            <w:tcW w:w="4979" w:type="dxa"/>
            <w:shd w:val="clear" w:color="auto" w:fill="auto"/>
          </w:tcPr>
          <w:p w14:paraId="41829BD3" w14:textId="77777777" w:rsidR="003559A3" w:rsidRDefault="003559A3" w:rsidP="00084D6C">
            <w:pPr>
              <w:pStyle w:val="BodyText2"/>
            </w:pPr>
            <w:r>
              <w:t>Trademark name</w:t>
            </w:r>
          </w:p>
        </w:tc>
      </w:tr>
      <w:tr w:rsidR="003559A3" w:rsidRPr="003D50EC" w14:paraId="31ABA136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26B9CF8" w14:textId="77777777" w:rsidR="003559A3" w:rsidRPr="00B708C5" w:rsidRDefault="003559A3" w:rsidP="00084D6C">
            <w:pPr>
              <w:pStyle w:val="BodyText2"/>
            </w:pPr>
            <w:r>
              <w:t>Product Name</w:t>
            </w:r>
          </w:p>
        </w:tc>
        <w:tc>
          <w:tcPr>
            <w:tcW w:w="4979" w:type="dxa"/>
            <w:shd w:val="clear" w:color="auto" w:fill="auto"/>
          </w:tcPr>
          <w:p w14:paraId="4571969B" w14:textId="77777777" w:rsidR="003559A3" w:rsidRPr="00B708C5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 w:cs="Arial Unicode MS"/>
                <w:sz w:val="18"/>
              </w:rPr>
            </w:pPr>
            <w:r w:rsidRPr="00542432">
              <w:t>Name of the device</w:t>
            </w:r>
          </w:p>
        </w:tc>
      </w:tr>
      <w:tr w:rsidR="003559A3" w:rsidRPr="003D50EC" w14:paraId="2CF1BF1A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054537C" w14:textId="77777777" w:rsidR="003559A3" w:rsidRDefault="003559A3" w:rsidP="00084D6C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5E137EBB" w14:textId="77777777" w:rsidR="003559A3" w:rsidRDefault="003559A3" w:rsidP="00084D6C">
            <w:pPr>
              <w:pStyle w:val="BodyText2"/>
            </w:pPr>
            <w:r>
              <w:t>Transaction ID assigned to the request.</w:t>
            </w:r>
          </w:p>
        </w:tc>
      </w:tr>
      <w:tr w:rsidR="003559A3" w:rsidRPr="003D50EC" w14:paraId="455C0D01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3D02E3" w14:textId="77777777" w:rsidR="003559A3" w:rsidRPr="003D50EC" w:rsidRDefault="003559A3" w:rsidP="00084D6C">
            <w:pPr>
              <w:pStyle w:val="BodyText2"/>
            </w:pPr>
            <w:r>
              <w:t>Model Number</w:t>
            </w:r>
          </w:p>
        </w:tc>
        <w:tc>
          <w:tcPr>
            <w:tcW w:w="4979" w:type="dxa"/>
            <w:shd w:val="clear" w:color="auto" w:fill="auto"/>
          </w:tcPr>
          <w:p w14:paraId="2CA4B261" w14:textId="77777777" w:rsidR="003559A3" w:rsidRPr="003D50EC" w:rsidRDefault="003559A3" w:rsidP="00084D6C">
            <w:pPr>
              <w:pStyle w:val="ListBullet1"/>
              <w:numPr>
                <w:ilvl w:val="0"/>
                <w:numId w:val="0"/>
              </w:numPr>
              <w:rPr>
                <w:rFonts w:ascii="Arial Unicode MS" w:hAnsi="Arial Unicode MS"/>
                <w:sz w:val="18"/>
              </w:rPr>
            </w:pPr>
            <w:r w:rsidRPr="00E1489F">
              <w:t>Model number of the device.</w:t>
            </w:r>
          </w:p>
        </w:tc>
      </w:tr>
      <w:tr w:rsidR="003559A3" w:rsidRPr="003D50EC" w14:paraId="4F60CCCA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76BAA10" w14:textId="77777777" w:rsidR="003559A3" w:rsidRPr="003D50EC" w:rsidRDefault="003559A3" w:rsidP="00084D6C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Country</w:t>
            </w:r>
          </w:p>
        </w:tc>
        <w:tc>
          <w:tcPr>
            <w:tcW w:w="4979" w:type="dxa"/>
            <w:shd w:val="clear" w:color="auto" w:fill="auto"/>
          </w:tcPr>
          <w:p w14:paraId="78682BAF" w14:textId="77777777" w:rsidR="003559A3" w:rsidRPr="003D50EC" w:rsidRDefault="003559A3" w:rsidP="00084D6C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Country from where the device has been imported.</w:t>
            </w:r>
          </w:p>
        </w:tc>
      </w:tr>
      <w:tr w:rsidR="003559A3" w:rsidRPr="003D50EC" w14:paraId="6B0638EF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F9D30BB" w14:textId="77777777" w:rsidR="003559A3" w:rsidRDefault="003559A3" w:rsidP="00084D6C">
            <w:pPr>
              <w:pStyle w:val="BodyText2"/>
            </w:pPr>
            <w:r>
              <w:lastRenderedPageBreak/>
              <w:t>TAC</w:t>
            </w:r>
          </w:p>
        </w:tc>
        <w:tc>
          <w:tcPr>
            <w:tcW w:w="4979" w:type="dxa"/>
            <w:shd w:val="clear" w:color="auto" w:fill="auto"/>
          </w:tcPr>
          <w:p w14:paraId="5C635D7C" w14:textId="77777777" w:rsidR="003559A3" w:rsidRDefault="003559A3" w:rsidP="00084D6C">
            <w:pPr>
              <w:pStyle w:val="BodyText2"/>
            </w:pPr>
            <w:r>
              <w:t>Type allocation code of the device.</w:t>
            </w:r>
          </w:p>
        </w:tc>
      </w:tr>
      <w:tr w:rsidR="003559A3" w:rsidRPr="003D50EC" w14:paraId="41D66DE6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8C30F53" w14:textId="77777777" w:rsidR="003559A3" w:rsidRPr="007C2AB5" w:rsidRDefault="003559A3" w:rsidP="00084D6C">
            <w:pPr>
              <w:pStyle w:val="BodyText2"/>
            </w:pPr>
            <w:r w:rsidRPr="007C2AB5">
              <w:t>Status</w:t>
            </w:r>
          </w:p>
        </w:tc>
        <w:tc>
          <w:tcPr>
            <w:tcW w:w="4979" w:type="dxa"/>
            <w:shd w:val="clear" w:color="auto" w:fill="auto"/>
          </w:tcPr>
          <w:p w14:paraId="1E2FCF93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New: This is the status assigned to the type approval request.</w:t>
            </w:r>
          </w:p>
          <w:p w14:paraId="2B3B0DE0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Processing: The request is processed internally.</w:t>
            </w:r>
          </w:p>
          <w:p w14:paraId="13900B31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>Rejected by System</w:t>
            </w:r>
            <w:r>
              <w:t>: The request is rejected by the system if there is an error in the type approval request.</w:t>
            </w:r>
          </w:p>
          <w:p w14:paraId="180A0EDA" w14:textId="18B9886A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Approval Pending by CEIR </w:t>
            </w:r>
            <w:del w:id="639" w:author="gaurav" w:date="2021-06-04T07:28:00Z">
              <w:r w:rsidRPr="007C2AB5" w:rsidDel="003F281A">
                <w:delText>Authority</w:delText>
              </w:r>
            </w:del>
            <w:ins w:id="640" w:author="gaurav" w:date="2021-06-04T07:28:00Z">
              <w:r w:rsidR="003F281A">
                <w:t>Admin</w:t>
              </w:r>
            </w:ins>
            <w:r w:rsidRPr="007C2AB5">
              <w:t xml:space="preserve">: After the processing is done, the type approval request sent for approval to the CEIR </w:t>
            </w:r>
            <w:del w:id="641" w:author="gaurav" w:date="2021-06-04T07:28:00Z">
              <w:r w:rsidRPr="007C2AB5" w:rsidDel="003F281A">
                <w:delText>administrator</w:delText>
              </w:r>
            </w:del>
            <w:ins w:id="642" w:author="gaurav" w:date="2021-06-04T07:28:00Z">
              <w:r w:rsidR="003F281A">
                <w:t>Admin</w:t>
              </w:r>
            </w:ins>
            <w:r w:rsidRPr="007C2AB5">
              <w:t>.</w:t>
            </w:r>
          </w:p>
          <w:p w14:paraId="54E86F93" w14:textId="4B78777F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Approved by CEIR Admin: The CEIR </w:t>
            </w:r>
            <w:del w:id="643" w:author="gaurav" w:date="2021-06-04T07:28:00Z">
              <w:r w:rsidRPr="007C2AB5" w:rsidDel="003F281A">
                <w:delText xml:space="preserve">administrator </w:delText>
              </w:r>
            </w:del>
            <w:ins w:id="644" w:author="gaurav" w:date="2021-06-04T07:28:00Z">
              <w:r w:rsidR="003F281A">
                <w:t>Admin</w:t>
              </w:r>
              <w:r w:rsidR="003F281A" w:rsidRPr="007C2AB5">
                <w:t xml:space="preserve"> </w:t>
              </w:r>
            </w:ins>
            <w:r w:rsidRPr="007C2AB5">
              <w:t>approves the request.</w:t>
            </w:r>
          </w:p>
          <w:p w14:paraId="740D44F3" w14:textId="33A70A44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Rejected by CEIR Admin: The CEIR </w:t>
            </w:r>
            <w:del w:id="645" w:author="gaurav" w:date="2021-06-04T07:28:00Z">
              <w:r w:rsidRPr="007C2AB5" w:rsidDel="003F281A">
                <w:delText xml:space="preserve">administrator </w:delText>
              </w:r>
            </w:del>
            <w:ins w:id="646" w:author="gaurav" w:date="2021-06-04T07:28:00Z">
              <w:r w:rsidR="003F281A">
                <w:t>Admin</w:t>
              </w:r>
              <w:r w:rsidR="003F281A" w:rsidRPr="007C2AB5">
                <w:t xml:space="preserve"> </w:t>
              </w:r>
            </w:ins>
            <w:r w:rsidRPr="007C2AB5">
              <w:t>rejects the request.</w:t>
            </w:r>
          </w:p>
          <w:p w14:paraId="3C1B035B" w14:textId="5A5D8D6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Withdrawn by CEIR Admin: The CEIR </w:t>
            </w:r>
            <w:del w:id="647" w:author="gaurav" w:date="2021-06-04T07:28:00Z">
              <w:r w:rsidRPr="007C2AB5" w:rsidDel="003F281A">
                <w:delText xml:space="preserve">administrator </w:delText>
              </w:r>
            </w:del>
            <w:ins w:id="648" w:author="gaurav" w:date="2021-06-04T07:28:00Z">
              <w:r w:rsidR="003F281A">
                <w:t>Admin</w:t>
              </w:r>
              <w:r w:rsidR="003F281A" w:rsidRPr="007C2AB5">
                <w:t xml:space="preserve"> </w:t>
              </w:r>
            </w:ins>
            <w:r w:rsidRPr="007C2AB5">
              <w:t>can withdraw the type approval request.</w:t>
            </w:r>
          </w:p>
          <w:p w14:paraId="735C953E" w14:textId="77777777" w:rsidR="003559A3" w:rsidRPr="007C2AB5" w:rsidRDefault="003559A3" w:rsidP="00084D6C">
            <w:pPr>
              <w:pStyle w:val="BodyText2"/>
              <w:numPr>
                <w:ilvl w:val="0"/>
                <w:numId w:val="51"/>
              </w:numPr>
            </w:pPr>
            <w:r w:rsidRPr="007C2AB5">
              <w:t xml:space="preserve">Withdrawn by User: The </w:t>
            </w:r>
            <w:r>
              <w:t>TRC</w:t>
            </w:r>
            <w:r w:rsidRPr="007C2AB5">
              <w:t xml:space="preserve"> can withdraw the type approval request. </w:t>
            </w:r>
          </w:p>
        </w:tc>
      </w:tr>
      <w:tr w:rsidR="003559A3" w:rsidRPr="003D50EC" w14:paraId="724671E3" w14:textId="77777777" w:rsidTr="00084D6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A42EC7E" w14:textId="77777777" w:rsidR="003559A3" w:rsidRDefault="003559A3" w:rsidP="00084D6C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547772BE" w14:textId="77777777" w:rsidR="003559A3" w:rsidRDefault="003559A3" w:rsidP="00084D6C">
            <w:pPr>
              <w:pStyle w:val="BodyText2"/>
            </w:pPr>
            <w:r>
              <w:t>This displays different actions that can be performed on the type approval request.</w:t>
            </w:r>
          </w:p>
          <w:p w14:paraId="0579BC1E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2B6C999" wp14:editId="5960A635">
                  <wp:extent cx="167640" cy="167640"/>
                  <wp:effectExtent l="0" t="0" r="3810" b="3810"/>
                  <wp:docPr id="268" name="Picture 26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view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9995" cy="17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type approval request.</w:t>
            </w:r>
          </w:p>
          <w:p w14:paraId="2A327D40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6BD51EDC" wp14:editId="6A0DD56E">
                  <wp:extent cx="136800" cy="136800"/>
                  <wp:effectExtent l="0" t="0" r="0" b="0"/>
                  <wp:docPr id="60" name="Picture 6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change the type approval request.</w:t>
            </w:r>
          </w:p>
          <w:p w14:paraId="35ADF07E" w14:textId="77777777" w:rsidR="003559A3" w:rsidRDefault="003559A3" w:rsidP="00084D6C">
            <w:pPr>
              <w:pStyle w:val="BodyText2"/>
              <w:numPr>
                <w:ilvl w:val="0"/>
                <w:numId w:val="25"/>
              </w:numPr>
              <w:rPr>
                <w:ins w:id="649" w:author="gaurav" w:date="2021-06-04T07:27:00Z"/>
              </w:r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FC1D260" wp14:editId="39B0788E">
                  <wp:extent cx="185681" cy="185681"/>
                  <wp:effectExtent l="0" t="0" r="5080" b="508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type approval request.</w:t>
            </w:r>
          </w:p>
          <w:p w14:paraId="6DFBDC7C" w14:textId="31EC0F5E" w:rsidR="00F25BB8" w:rsidRDefault="00F25BB8" w:rsidP="00084D6C">
            <w:pPr>
              <w:pStyle w:val="BodyText2"/>
              <w:numPr>
                <w:ilvl w:val="0"/>
                <w:numId w:val="25"/>
              </w:numPr>
            </w:pPr>
            <w:ins w:id="650" w:author="gaurav" w:date="2021-06-04T07:27:00Z">
              <w:r>
                <w:lastRenderedPageBreak/>
                <w:t xml:space="preserve">History </w:t>
              </w:r>
              <w:r>
                <w:rPr>
                  <w:noProof/>
                </w:rPr>
                <w:drawing>
                  <wp:inline distT="0" distB="0" distL="0" distR="0" wp14:anchorId="1C1A906A" wp14:editId="4222F3C5">
                    <wp:extent cx="190500" cy="199103"/>
                    <wp:effectExtent l="0" t="0" r="0" b="0"/>
                    <wp:docPr id="508" name="Picture 50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6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1405" cy="20004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>
                <w:t>: This is used to view the transaction history of the request.</w:t>
              </w:r>
            </w:ins>
          </w:p>
        </w:tc>
      </w:tr>
    </w:tbl>
    <w:p w14:paraId="138C0096" w14:textId="77777777" w:rsidR="003559A3" w:rsidRDefault="003559A3" w:rsidP="003559A3">
      <w:pPr>
        <w:pStyle w:val="BodyText2"/>
      </w:pPr>
    </w:p>
    <w:p w14:paraId="7CFF3C5A" w14:textId="77777777" w:rsidR="00D22D65" w:rsidRDefault="00D22D65" w:rsidP="003559A3">
      <w:pPr>
        <w:pStyle w:val="BodyText2"/>
      </w:pPr>
    </w:p>
    <w:p w14:paraId="66BB3BEF" w14:textId="77777777" w:rsidR="00D22D65" w:rsidRDefault="00D22D65" w:rsidP="003559A3">
      <w:pPr>
        <w:pStyle w:val="BodyText2"/>
      </w:pPr>
    </w:p>
    <w:p w14:paraId="37F727C0" w14:textId="77777777" w:rsidR="00D22D65" w:rsidRDefault="00D22D65" w:rsidP="003559A3">
      <w:pPr>
        <w:pStyle w:val="BodyText2"/>
      </w:pPr>
    </w:p>
    <w:p w14:paraId="1FBCC81E" w14:textId="77777777" w:rsidR="00D22D65" w:rsidRDefault="00D22D65" w:rsidP="003559A3">
      <w:pPr>
        <w:pStyle w:val="BodyText2"/>
      </w:pPr>
    </w:p>
    <w:p w14:paraId="2855F8CC" w14:textId="77777777" w:rsidR="00D22D65" w:rsidRDefault="00D22D65" w:rsidP="003559A3">
      <w:pPr>
        <w:pStyle w:val="BodyText2"/>
      </w:pPr>
    </w:p>
    <w:p w14:paraId="0536720B" w14:textId="77777777" w:rsidR="00D22D65" w:rsidRDefault="00D22D65" w:rsidP="003559A3">
      <w:pPr>
        <w:pStyle w:val="BodyText2"/>
      </w:pPr>
    </w:p>
    <w:p w14:paraId="14C1D1DC" w14:textId="77777777" w:rsidR="00D22D65" w:rsidRDefault="00D22D65" w:rsidP="003559A3">
      <w:pPr>
        <w:pStyle w:val="BodyText2"/>
      </w:pPr>
    </w:p>
    <w:p w14:paraId="6A9CB1CC" w14:textId="77777777" w:rsidR="003559A3" w:rsidRDefault="003559A3" w:rsidP="003559A3">
      <w:pPr>
        <w:pStyle w:val="Heading2"/>
      </w:pPr>
      <w:bookmarkStart w:id="651" w:name="_Toc73686813"/>
      <w:r>
        <w:t>Edit Type Approved Devices</w:t>
      </w:r>
      <w:bookmarkEnd w:id="651"/>
    </w:p>
    <w:p w14:paraId="185DC6E3" w14:textId="77777777" w:rsidR="003559A3" w:rsidRDefault="003559A3" w:rsidP="003559A3">
      <w:pPr>
        <w:pStyle w:val="BodyText2"/>
      </w:pPr>
      <w:r>
        <w:t>TRC s can modify the type approval request details.</w:t>
      </w:r>
    </w:p>
    <w:p w14:paraId="60A3BBE5" w14:textId="77777777" w:rsidR="003559A3" w:rsidRPr="000A33ED" w:rsidRDefault="003559A3" w:rsidP="003559A3">
      <w:pPr>
        <w:pStyle w:val="BodyText2"/>
        <w:rPr>
          <w:u w:val="single"/>
        </w:rPr>
      </w:pPr>
      <w:r w:rsidRPr="000A33ED">
        <w:rPr>
          <w:u w:val="single"/>
        </w:rPr>
        <w:t xml:space="preserve">To </w:t>
      </w:r>
      <w:r>
        <w:rPr>
          <w:u w:val="single"/>
        </w:rPr>
        <w:t>modify type approval request</w:t>
      </w:r>
      <w:r w:rsidRPr="000A33ED">
        <w:rPr>
          <w:u w:val="single"/>
        </w:rPr>
        <w:t>:</w:t>
      </w:r>
    </w:p>
    <w:p w14:paraId="046C1A56" w14:textId="77777777" w:rsidR="003559A3" w:rsidRDefault="003559A3" w:rsidP="003559A3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420DA498" wp14:editId="20704039">
            <wp:extent cx="120948" cy="120948"/>
            <wp:effectExtent l="0" t="0" r="0" b="0"/>
            <wp:docPr id="62" name="Picture 6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 </w:t>
      </w:r>
      <w:r w:rsidRPr="00166A7A">
        <w:t xml:space="preserve">against the </w:t>
      </w:r>
      <w:r>
        <w:t>e</w:t>
      </w:r>
      <w:r w:rsidRPr="00166A7A">
        <w:t>ntry</w:t>
      </w:r>
      <w:r>
        <w:t xml:space="preserve"> to be modified</w:t>
      </w:r>
      <w:r w:rsidRPr="00166A7A">
        <w:t>.</w:t>
      </w:r>
      <w:r>
        <w:t xml:space="preserve"> </w:t>
      </w:r>
    </w:p>
    <w:p w14:paraId="423AF610" w14:textId="220C8046" w:rsidR="003559A3" w:rsidRDefault="005C340E" w:rsidP="00D22D65">
      <w:pPr>
        <w:pStyle w:val="BodyText2"/>
        <w:ind w:left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99AB1A" wp14:editId="63D8B17D">
                <wp:simplePos x="0" y="0"/>
                <wp:positionH relativeFrom="column">
                  <wp:posOffset>4892701</wp:posOffset>
                </wp:positionH>
                <wp:positionV relativeFrom="paragraph">
                  <wp:posOffset>3672257</wp:posOffset>
                </wp:positionV>
                <wp:extent cx="141864" cy="770125"/>
                <wp:effectExtent l="0" t="0" r="10795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64" cy="7701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EE589" id="Rectangle 15" o:spid="_x0000_s1026" style="position:absolute;margin-left:385.25pt;margin-top:289.15pt;width:11.15pt;height:60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" filled="f" strokecolor="#ffc000 [3207]" strokeweight="2pt"/>
            </w:pict>
          </mc:Fallback>
        </mc:AlternateContent>
      </w:r>
      <w:r w:rsidR="00D22D6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5C9EDB" wp14:editId="2EBF5694">
                <wp:simplePos x="0" y="0"/>
                <wp:positionH relativeFrom="column">
                  <wp:posOffset>89828</wp:posOffset>
                </wp:positionH>
                <wp:positionV relativeFrom="paragraph">
                  <wp:posOffset>-4738</wp:posOffset>
                </wp:positionV>
                <wp:extent cx="5278755" cy="2046849"/>
                <wp:effectExtent l="0" t="0" r="17145" b="10795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46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FD7B2" id="Rectangle 471" o:spid="_x0000_s1026" style="position:absolute;margin-left:7.05pt;margin-top:-.35pt;width:415.65pt;height:161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" filled="f" strokecolor="black [3213]" strokeweight="1pt"/>
            </w:pict>
          </mc:Fallback>
        </mc:AlternateContent>
      </w:r>
      <w:del w:id="652" w:author="gaurav" w:date="2021-06-04T07:24:00Z">
        <w:r w:rsidR="00D22D65" w:rsidDel="005C340E">
          <w:rPr>
            <w:noProof/>
          </w:rPr>
          <w:drawing>
            <wp:inline distT="0" distB="0" distL="0" distR="0" wp14:anchorId="4EEB08F3" wp14:editId="29F16A07">
              <wp:extent cx="5278755" cy="2048690"/>
              <wp:effectExtent l="0" t="0" r="0" b="8890"/>
              <wp:docPr id="470" name="Picture 4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0486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53" w:author="gaurav" w:date="2021-06-04T07:24:00Z">
        <w:r>
          <w:rPr>
            <w:noProof/>
          </w:rPr>
          <w:drawing>
            <wp:inline distT="0" distB="0" distL="0" distR="0" wp14:anchorId="3F53C6B0" wp14:editId="0AB4FDF5">
              <wp:extent cx="5278755" cy="2529840"/>
              <wp:effectExtent l="0" t="0" r="0" b="381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5298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FE8CB7" w14:textId="77777777" w:rsidR="003559A3" w:rsidRDefault="003559A3" w:rsidP="003559A3">
      <w:pPr>
        <w:pStyle w:val="FigureCaption"/>
      </w:pPr>
      <w:r>
        <w:t xml:space="preserve">                            </w:t>
      </w:r>
      <w:bookmarkStart w:id="654" w:name="_Toc73686914"/>
      <w:r>
        <w:t xml:space="preserve">Figure </w:t>
      </w:r>
      <w:r w:rsidR="00BA11EA">
        <w:t>21</w:t>
      </w:r>
      <w:r>
        <w:t>: Manage Type-Approved</w:t>
      </w:r>
      <w:bookmarkEnd w:id="654"/>
    </w:p>
    <w:p w14:paraId="42693E91" w14:textId="77777777" w:rsidR="004C5A78" w:rsidRDefault="004C5A78" w:rsidP="003559A3">
      <w:pPr>
        <w:pStyle w:val="BodyText2"/>
        <w:ind w:left="567"/>
      </w:pPr>
    </w:p>
    <w:p w14:paraId="5A9224B4" w14:textId="77777777" w:rsidR="003559A3" w:rsidRDefault="003559A3" w:rsidP="004C5A78">
      <w:pPr>
        <w:pStyle w:val="BodyText2"/>
        <w:ind w:left="142"/>
      </w:pPr>
      <w:r>
        <w:t xml:space="preserve">The </w:t>
      </w:r>
      <w:r w:rsidRPr="002234A2">
        <w:rPr>
          <w:b/>
          <w:bCs/>
        </w:rPr>
        <w:t>Update Report Type-Approve Devices</w:t>
      </w:r>
      <w:r>
        <w:t xml:space="preserve"> page appears.</w:t>
      </w:r>
    </w:p>
    <w:p w14:paraId="3396FA0A" w14:textId="4B4F455E" w:rsidR="003559A3" w:rsidRDefault="003559A3" w:rsidP="00171532">
      <w:pPr>
        <w:pStyle w:val="BodyText2"/>
        <w:ind w:left="142"/>
        <w:jc w:val="center"/>
        <w:rPr>
          <w:ins w:id="655" w:author="gaurav" w:date="2021-06-04T07:26:00Z"/>
        </w:rPr>
      </w:pPr>
      <w:del w:id="656" w:author="gaurav" w:date="2021-06-04T07:26:00Z">
        <w:r w:rsidDel="005C340E">
          <w:rPr>
            <w:noProof/>
          </w:rPr>
          <w:lastRenderedPageBreak/>
          <w:drawing>
            <wp:inline distT="0" distB="0" distL="0" distR="0" wp14:anchorId="4223CE2E" wp14:editId="2DDB260B">
              <wp:extent cx="5278755" cy="2881630"/>
              <wp:effectExtent l="19050" t="19050" r="17145" b="13970"/>
              <wp:docPr id="58" name="Picture 58" descr="A screenshot of a cell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" name="Updatereportypeapproveddevices.png"/>
                      <pic:cNvPicPr/>
                    </pic:nvPicPr>
                    <pic:blipFill>
                      <a:blip r:embed="rId6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88163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3B250B07" w14:textId="6AB67331" w:rsidR="005C340E" w:rsidRDefault="00C53C53" w:rsidP="00171532">
      <w:pPr>
        <w:pStyle w:val="BodyText2"/>
        <w:ind w:left="142"/>
        <w:jc w:val="center"/>
      </w:pPr>
      <w:ins w:id="657" w:author="gaurav" w:date="2021-06-04T07:30:00Z">
        <w:r>
          <w:rPr>
            <w:noProof/>
          </w:rPr>
          <w:drawing>
            <wp:inline distT="0" distB="0" distL="0" distR="0" wp14:anchorId="746E114A" wp14:editId="34090EB4">
              <wp:extent cx="5278755" cy="3167380"/>
              <wp:effectExtent l="0" t="0" r="0" b="0"/>
              <wp:docPr id="263" name="Picture 2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3167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0313A5" w14:textId="77777777" w:rsidR="003559A3" w:rsidRDefault="003559A3" w:rsidP="003559A3">
      <w:pPr>
        <w:pStyle w:val="FigureCaption"/>
      </w:pPr>
      <w:r>
        <w:t xml:space="preserve">                                 </w:t>
      </w:r>
      <w:bookmarkStart w:id="658" w:name="_Toc73686915"/>
      <w:r>
        <w:t xml:space="preserve">Figure </w:t>
      </w:r>
      <w:r w:rsidR="00BA11EA">
        <w:t>22</w:t>
      </w:r>
      <w:r>
        <w:t xml:space="preserve">: </w:t>
      </w:r>
      <w:r w:rsidRPr="002234A2">
        <w:t>Update Report Type-Approve Devices</w:t>
      </w:r>
      <w:bookmarkEnd w:id="658"/>
      <w:r>
        <w:t xml:space="preserve"> </w:t>
      </w:r>
    </w:p>
    <w:p w14:paraId="0B157BC2" w14:textId="77777777" w:rsidR="003559A3" w:rsidRDefault="003559A3" w:rsidP="003559A3">
      <w:pPr>
        <w:pStyle w:val="BodyText2"/>
        <w:numPr>
          <w:ilvl w:val="0"/>
          <w:numId w:val="38"/>
        </w:numPr>
      </w:pPr>
      <w:r>
        <w:t>Make the required changes.</w:t>
      </w:r>
    </w:p>
    <w:p w14:paraId="52397AA5" w14:textId="77777777" w:rsidR="003559A3" w:rsidRDefault="003559A3" w:rsidP="003559A3">
      <w:pPr>
        <w:pStyle w:val="BodyText2"/>
        <w:numPr>
          <w:ilvl w:val="0"/>
          <w:numId w:val="38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0222FC7D" w14:textId="77777777" w:rsidR="003559A3" w:rsidRDefault="003559A3" w:rsidP="003559A3">
      <w:pPr>
        <w:pStyle w:val="Heading2"/>
      </w:pPr>
      <w:bookmarkStart w:id="659" w:name="_Toc73686814"/>
      <w:r>
        <w:t>Filter Type Approval Requests</w:t>
      </w:r>
      <w:bookmarkEnd w:id="659"/>
    </w:p>
    <w:p w14:paraId="133CF425" w14:textId="77777777" w:rsidR="003559A3" w:rsidRDefault="003559A3" w:rsidP="003559A3">
      <w:pPr>
        <w:pStyle w:val="BodyText2"/>
      </w:pPr>
      <w:r>
        <w:lastRenderedPageBreak/>
        <w:t>TRC can view specific type approval requests after defining specific values in the listed fields. For example, the TRC can view a device of a given TAC or a record if its transaction ID is known.</w:t>
      </w:r>
    </w:p>
    <w:p w14:paraId="246EF3C8" w14:textId="77777777" w:rsidR="003559A3" w:rsidRDefault="0085512D" w:rsidP="003559A3">
      <w:pPr>
        <w:pStyle w:val="BodyText2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D3C27D5" wp14:editId="37D118FB">
                <wp:simplePos x="0" y="0"/>
                <wp:positionH relativeFrom="column">
                  <wp:posOffset>-8646</wp:posOffset>
                </wp:positionH>
                <wp:positionV relativeFrom="paragraph">
                  <wp:posOffset>285701</wp:posOffset>
                </wp:positionV>
                <wp:extent cx="5285789" cy="2055446"/>
                <wp:effectExtent l="0" t="0" r="10160" b="2159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89" cy="2055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00CB3" id="Rectangle 473" o:spid="_x0000_s1026" style="position:absolute;margin-left:-.7pt;margin-top:22.5pt;width:416.2pt;height:161.8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" filled="f" strokecolor="black [3213]" strokeweight="1pt"/>
            </w:pict>
          </mc:Fallback>
        </mc:AlternateContent>
      </w:r>
      <w:r w:rsidR="003559A3">
        <w:rPr>
          <w:u w:val="single"/>
        </w:rPr>
        <w:t>To view specific type approval requests</w:t>
      </w:r>
      <w:r w:rsidR="003559A3" w:rsidRPr="009251E2">
        <w:rPr>
          <w:u w:val="single"/>
        </w:rPr>
        <w:t>:</w:t>
      </w:r>
    </w:p>
    <w:p w14:paraId="4F8AFCF2" w14:textId="50882F42" w:rsidR="003559A3" w:rsidRDefault="005C340E" w:rsidP="003559A3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B81FBC" wp14:editId="0D5D9CB9">
                <wp:simplePos x="0" y="0"/>
                <wp:positionH relativeFrom="column">
                  <wp:posOffset>1295245</wp:posOffset>
                </wp:positionH>
                <wp:positionV relativeFrom="paragraph">
                  <wp:posOffset>3037036</wp:posOffset>
                </wp:positionV>
                <wp:extent cx="393895" cy="267286"/>
                <wp:effectExtent l="0" t="0" r="25400" b="190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5" cy="26728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E09E2" id="Rectangle 141" o:spid="_x0000_s1026" style="position:absolute;margin-left:102pt;margin-top:239.15pt;width:31pt;height:21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86850A" wp14:editId="7BA2712C">
                <wp:simplePos x="0" y="0"/>
                <wp:positionH relativeFrom="column">
                  <wp:posOffset>65664</wp:posOffset>
                </wp:positionH>
                <wp:positionV relativeFrom="paragraph">
                  <wp:posOffset>2373655</wp:posOffset>
                </wp:positionV>
                <wp:extent cx="4976327" cy="964163"/>
                <wp:effectExtent l="0" t="0" r="15240" b="2667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6327" cy="9641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6C621" id="Rectangle 155" o:spid="_x0000_s1026" style="position:absolute;margin-left:5.15pt;margin-top:186.9pt;width:391.85pt;height:75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" filled="f" strokecolor="#ffc000 [3207]" strokeweight="2pt"/>
            </w:pict>
          </mc:Fallback>
        </mc:AlternateContent>
      </w:r>
      <w:del w:id="660" w:author="gaurav" w:date="2021-06-04T07:23:00Z">
        <w:r w:rsidR="0085512D" w:rsidDel="005C340E">
          <w:rPr>
            <w:noProof/>
          </w:rPr>
          <w:drawing>
            <wp:inline distT="0" distB="0" distL="0" distR="0" wp14:anchorId="34BF511A" wp14:editId="4D42AB71">
              <wp:extent cx="5278755" cy="2048690"/>
              <wp:effectExtent l="0" t="0" r="0" b="8890"/>
              <wp:docPr id="472" name="Picture 4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0486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61" w:author="gaurav" w:date="2021-06-04T07:23:00Z">
        <w:r>
          <w:rPr>
            <w:noProof/>
          </w:rPr>
          <w:drawing>
            <wp:inline distT="0" distB="0" distL="0" distR="0" wp14:anchorId="5A7B22A4" wp14:editId="79AC75F8">
              <wp:extent cx="5278755" cy="2529840"/>
              <wp:effectExtent l="0" t="0" r="0" b="3810"/>
              <wp:docPr id="466" name="Picture 4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5298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216C015" w14:textId="77777777" w:rsidR="003559A3" w:rsidRPr="009251E2" w:rsidRDefault="003559A3" w:rsidP="003559A3">
      <w:pPr>
        <w:pStyle w:val="FigureCaption"/>
        <w:rPr>
          <w:u w:val="single"/>
        </w:rPr>
      </w:pPr>
      <w:r>
        <w:t xml:space="preserve">                 </w:t>
      </w:r>
      <w:bookmarkStart w:id="662" w:name="_Toc73686916"/>
      <w:r w:rsidRPr="006659F6">
        <w:t xml:space="preserve">Figure </w:t>
      </w:r>
      <w:r w:rsidR="00BA11EA">
        <w:t>23</w:t>
      </w:r>
      <w:r w:rsidRPr="006659F6">
        <w:t xml:space="preserve">: </w:t>
      </w:r>
      <w:r>
        <w:t xml:space="preserve">Filter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662"/>
    </w:p>
    <w:p w14:paraId="5DD3BC3F" w14:textId="77777777" w:rsidR="003559A3" w:rsidRDefault="003559A3" w:rsidP="003559A3">
      <w:pPr>
        <w:pStyle w:val="BodyText2"/>
        <w:numPr>
          <w:ilvl w:val="0"/>
          <w:numId w:val="32"/>
        </w:numPr>
      </w:pPr>
      <w:r>
        <w:t>Enter the required value in one or more of the listed fields:</w:t>
      </w:r>
    </w:p>
    <w:p w14:paraId="1EE995D4" w14:textId="77777777" w:rsidR="003559A3" w:rsidRPr="001267E7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Start Date and End Date</w:t>
      </w:r>
      <w:r w:rsidRPr="00054A1F">
        <w:t xml:space="preserve">: This refers to the period of </w:t>
      </w:r>
      <w:r>
        <w:t>adding type requests in the system</w:t>
      </w:r>
      <w:r w:rsidRPr="001267E7">
        <w:t xml:space="preserve">. </w:t>
      </w:r>
    </w:p>
    <w:p w14:paraId="0225B0CC" w14:textId="77777777" w:rsidR="003559A3" w:rsidRPr="001267E7" w:rsidRDefault="003559A3" w:rsidP="003559A3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>
        <w:t>type approval request is assigned a unique transaction ID</w:t>
      </w:r>
      <w:r w:rsidRPr="001267E7">
        <w:t>.</w:t>
      </w:r>
      <w:r>
        <w:t xml:space="preserve"> </w:t>
      </w:r>
    </w:p>
    <w:p w14:paraId="7AFC4039" w14:textId="77777777" w:rsidR="003559A3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TAC</w:t>
      </w:r>
      <w:r>
        <w:t>: This is the TAC assigned to the device.</w:t>
      </w:r>
    </w:p>
    <w:p w14:paraId="3A38BACE" w14:textId="77777777" w:rsidR="003559A3" w:rsidRDefault="003559A3" w:rsidP="003559A3">
      <w:pPr>
        <w:pStyle w:val="BodyText2"/>
        <w:numPr>
          <w:ilvl w:val="0"/>
          <w:numId w:val="23"/>
        </w:numPr>
      </w:pPr>
      <w:r>
        <w:rPr>
          <w:b/>
          <w:bCs/>
        </w:rPr>
        <w:t>Status</w:t>
      </w:r>
      <w:r w:rsidRPr="001B4EF8">
        <w:t>:</w:t>
      </w:r>
      <w:r>
        <w:t xml:space="preserve"> Status of the type approval request.</w:t>
      </w:r>
    </w:p>
    <w:p w14:paraId="2D633133" w14:textId="77777777" w:rsidR="003559A3" w:rsidRDefault="003559A3" w:rsidP="003559A3">
      <w:pPr>
        <w:pStyle w:val="BodyText2"/>
        <w:numPr>
          <w:ilvl w:val="0"/>
          <w:numId w:val="32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7D5B9EAD" w14:textId="77777777" w:rsidR="00255ED9" w:rsidRDefault="008A36B7" w:rsidP="0016159B">
      <w:pPr>
        <w:pStyle w:val="BodyText2"/>
        <w:ind w:left="284"/>
        <w:jc w:val="center"/>
        <w:rPr>
          <w:ins w:id="663" w:author="gaurav" w:date="2021-06-04T07:23:00Z"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5DB0F10" wp14:editId="77E8B7CC">
                <wp:simplePos x="0" y="0"/>
                <wp:positionH relativeFrom="margin">
                  <wp:posOffset>414007</wp:posOffset>
                </wp:positionH>
                <wp:positionV relativeFrom="paragraph">
                  <wp:posOffset>2161734</wp:posOffset>
                </wp:positionV>
                <wp:extent cx="4615543" cy="2239347"/>
                <wp:effectExtent l="0" t="0" r="13970" b="27940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543" cy="2239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F66DA" id="Rectangle 475" o:spid="_x0000_s1026" style="position:absolute;margin-left:32.6pt;margin-top:170.2pt;width:363.45pt;height:176.3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="003559A3">
        <w:t>The type approval requests that match the specified values are shown in the dashboard.</w:t>
      </w:r>
      <w:del w:id="664" w:author="gaurav" w:date="2021-06-04T07:23:00Z">
        <w:r w:rsidDel="00255ED9">
          <w:rPr>
            <w:noProof/>
          </w:rPr>
          <w:drawing>
            <wp:inline distT="0" distB="0" distL="0" distR="0" wp14:anchorId="33C5C8C0" wp14:editId="117B83A1">
              <wp:extent cx="4823807" cy="1872124"/>
              <wp:effectExtent l="0" t="0" r="0" b="0"/>
              <wp:docPr id="474" name="Picture 4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58272" cy="1885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65" w:author="gaurav" w:date="2021-06-04T07:23:00Z">
        <w:r w:rsidR="00255ED9" w:rsidRPr="00255ED9">
          <w:rPr>
            <w:noProof/>
          </w:rPr>
          <w:t xml:space="preserve"> </w:t>
        </w:r>
        <w:r w:rsidR="00255ED9">
          <w:rPr>
            <w:noProof/>
          </w:rPr>
          <w:drawing>
            <wp:inline distT="0" distB="0" distL="0" distR="0" wp14:anchorId="170B0698" wp14:editId="293BEEDD">
              <wp:extent cx="4634204" cy="2220939"/>
              <wp:effectExtent l="0" t="0" r="0" b="8255"/>
              <wp:docPr id="464" name="Picture 4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46790" cy="22269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1634C7D" w14:textId="7B476787" w:rsidR="003559A3" w:rsidRDefault="003559A3" w:rsidP="0016159B">
      <w:pPr>
        <w:pStyle w:val="BodyText2"/>
        <w:ind w:left="284"/>
        <w:jc w:val="center"/>
        <w:rPr>
          <w:ins w:id="666" w:author="gaurav" w:date="2021-06-04T07:21:00Z"/>
          <w:rFonts w:ascii="Arial Bold" w:eastAsia="Times New Roman" w:hAnsi="Arial Bold" w:cs="Arial"/>
          <w:b/>
          <w:bCs/>
          <w:sz w:val="18"/>
          <w:szCs w:val="20"/>
        </w:rPr>
      </w:pPr>
      <w:r w:rsidRPr="0016159B">
        <w:rPr>
          <w:rFonts w:ascii="Arial Bold" w:eastAsia="Times New Roman" w:hAnsi="Arial Bold" w:cs="Arial"/>
          <w:b/>
          <w:bCs/>
          <w:sz w:val="18"/>
          <w:szCs w:val="20"/>
        </w:rPr>
        <w:t xml:space="preserve">Figure </w:t>
      </w:r>
      <w:r w:rsidR="00BA11EA">
        <w:rPr>
          <w:rFonts w:ascii="Arial Bold" w:eastAsia="Times New Roman" w:hAnsi="Arial Bold" w:cs="Arial"/>
          <w:b/>
          <w:bCs/>
          <w:sz w:val="18"/>
          <w:szCs w:val="20"/>
        </w:rPr>
        <w:t>24</w:t>
      </w:r>
      <w:r w:rsidRPr="0016159B">
        <w:rPr>
          <w:rFonts w:ascii="Arial Bold" w:eastAsia="Times New Roman" w:hAnsi="Arial Bold" w:cs="Arial"/>
          <w:b/>
          <w:bCs/>
          <w:sz w:val="18"/>
          <w:szCs w:val="20"/>
        </w:rPr>
        <w:t>: Filtered Type Approval Requests</w:t>
      </w:r>
    </w:p>
    <w:p w14:paraId="33D94225" w14:textId="77777777" w:rsidR="00255ED9" w:rsidRPr="002460BA" w:rsidRDefault="00255ED9" w:rsidP="00255ED9">
      <w:pPr>
        <w:pStyle w:val="BodyText2"/>
        <w:rPr>
          <w:ins w:id="667" w:author="gaurav" w:date="2021-06-04T07:21:00Z"/>
        </w:rPr>
      </w:pPr>
      <w:ins w:id="668" w:author="gaurav" w:date="2021-06-04T07:21:00Z">
        <w:r>
          <w:t>The user can clear all filters using the “</w:t>
        </w:r>
        <w:r w:rsidRPr="006B407A">
          <w:rPr>
            <w:b/>
            <w:bCs/>
          </w:rPr>
          <w:t>Clear All Filters</w:t>
        </w:r>
        <w:r>
  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  </w:r>
      </w:ins>
    </w:p>
    <w:p w14:paraId="30CB4E59" w14:textId="3E8DC3E0" w:rsidR="00255ED9" w:rsidRDefault="00255ED9" w:rsidP="00255ED9">
      <w:pPr>
        <w:pStyle w:val="Heading2"/>
        <w:rPr>
          <w:ins w:id="669" w:author="gaurav" w:date="2021-06-04T07:21:00Z"/>
        </w:rPr>
      </w:pPr>
      <w:bookmarkStart w:id="670" w:name="_Toc73686815"/>
      <w:ins w:id="671" w:author="gaurav" w:date="2021-06-04T07:21:00Z">
        <w:r>
          <w:t xml:space="preserve">Sorting </w:t>
        </w:r>
      </w:ins>
      <w:ins w:id="672" w:author="gaurav" w:date="2021-06-04T07:22:00Z">
        <w:r>
          <w:t>Type Approved Requests</w:t>
        </w:r>
      </w:ins>
      <w:bookmarkEnd w:id="670"/>
    </w:p>
    <w:p w14:paraId="02897C0F" w14:textId="77777777" w:rsidR="00255ED9" w:rsidRDefault="00255ED9" w:rsidP="00255ED9">
      <w:pPr>
        <w:pStyle w:val="BodyText2"/>
        <w:rPr>
          <w:ins w:id="673" w:author="gaurav" w:date="2021-06-04T07:21:00Z"/>
        </w:rPr>
      </w:pPr>
      <w:ins w:id="674" w:author="gaurav" w:date="2021-06-04T07:21:00Z">
        <w:r>
          <w:t xml:space="preserve">By default, all records displayed are sorted based on modified date. User can sort the records by clicking the arrow button on header in the table displayed. </w:t>
        </w:r>
      </w:ins>
    </w:p>
    <w:p w14:paraId="6F69091D" w14:textId="77777777" w:rsidR="00255ED9" w:rsidRDefault="00255ED9" w:rsidP="00255ED9">
      <w:pPr>
        <w:pStyle w:val="BodyText2"/>
        <w:rPr>
          <w:ins w:id="675" w:author="gaurav" w:date="2021-06-04T07:21:00Z"/>
        </w:rPr>
      </w:pPr>
      <w:ins w:id="676" w:author="gaurav" w:date="2021-06-04T07:21:00Z">
        <w:r>
          <w:t>On first click, the records are sorted in ascending order. When user clicks the arrow buttons again, records are sorted in descending order.</w:t>
        </w:r>
      </w:ins>
    </w:p>
    <w:p w14:paraId="4C601D67" w14:textId="063376A9" w:rsidR="00255ED9" w:rsidRDefault="005C340E" w:rsidP="0016159B">
      <w:pPr>
        <w:pStyle w:val="BodyText2"/>
        <w:ind w:left="284"/>
        <w:jc w:val="center"/>
      </w:pPr>
      <w:ins w:id="677" w:author="gaurav" w:date="2021-06-04T07:25:00Z">
        <w:r>
          <w:rPr>
            <w:noProof/>
          </w:rPr>
          <w:lastRenderedPageBreak/>
          <w:drawing>
            <wp:inline distT="0" distB="0" distL="0" distR="0" wp14:anchorId="7F5BE350" wp14:editId="2C053EB9">
              <wp:extent cx="4565317" cy="2208245"/>
              <wp:effectExtent l="0" t="0" r="6985" b="1905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9413" cy="22150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7A44E1" w14:textId="6D028EAD" w:rsidR="003559A3" w:rsidRDefault="003559A3" w:rsidP="003559A3">
      <w:pPr>
        <w:pStyle w:val="Heading2"/>
      </w:pPr>
      <w:bookmarkStart w:id="678" w:name="_Toc73686816"/>
      <w:r>
        <w:t xml:space="preserve">Export Type Approved </w:t>
      </w:r>
      <w:del w:id="679" w:author="gaurav" w:date="2021-06-04T07:22:00Z">
        <w:r w:rsidDel="00255ED9">
          <w:delText>Devices</w:delText>
        </w:r>
      </w:del>
      <w:ins w:id="680" w:author="gaurav" w:date="2021-06-04T07:22:00Z">
        <w:r w:rsidR="00255ED9">
          <w:t>Requests</w:t>
        </w:r>
      </w:ins>
      <w:bookmarkEnd w:id="678"/>
    </w:p>
    <w:p w14:paraId="12B1540B" w14:textId="77777777" w:rsidR="003559A3" w:rsidRDefault="003559A3" w:rsidP="003559A3">
      <w:pPr>
        <w:pStyle w:val="BodyText2"/>
      </w:pPr>
      <w:r>
        <w:t xml:space="preserve">All the uploaded type approval requests can be downloaded in a </w:t>
      </w:r>
      <w:r w:rsidRPr="00865F6C">
        <w:rPr>
          <w:b/>
          <w:bCs/>
        </w:rPr>
        <w:t>.csv</w:t>
      </w:r>
      <w:r>
        <w:t xml:space="preserve"> file. This is done using an export utility.</w:t>
      </w:r>
    </w:p>
    <w:p w14:paraId="37F1D77A" w14:textId="77777777" w:rsidR="003559A3" w:rsidRPr="00F132A8" w:rsidRDefault="003559A3" w:rsidP="003559A3">
      <w:pPr>
        <w:pStyle w:val="BodyText2"/>
        <w:rPr>
          <w:u w:val="single"/>
        </w:rPr>
      </w:pPr>
      <w:r w:rsidRPr="00F132A8">
        <w:rPr>
          <w:u w:val="single"/>
        </w:rPr>
        <w:t xml:space="preserve">To export the </w:t>
      </w:r>
      <w:r>
        <w:rPr>
          <w:u w:val="single"/>
        </w:rPr>
        <w:t>type approval requests</w:t>
      </w:r>
      <w:r w:rsidRPr="00F132A8">
        <w:rPr>
          <w:u w:val="single"/>
        </w:rPr>
        <w:t>:</w:t>
      </w:r>
    </w:p>
    <w:p w14:paraId="53E446F9" w14:textId="2A617FF8" w:rsidR="003559A3" w:rsidRDefault="003559A3" w:rsidP="003559A3">
      <w:pPr>
        <w:pStyle w:val="BodyText2"/>
        <w:numPr>
          <w:ilvl w:val="0"/>
          <w:numId w:val="55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>
        <w:rPr>
          <w:b/>
          <w:bCs/>
        </w:rPr>
        <w:t xml:space="preserve">Manage Type-Approved </w:t>
      </w:r>
      <w:r>
        <w:t xml:space="preserve">page). </w:t>
      </w:r>
    </w:p>
    <w:p w14:paraId="7783AE9F" w14:textId="79771219" w:rsidR="003559A3" w:rsidRDefault="007C07A5" w:rsidP="003559A3">
      <w:pPr>
        <w:pStyle w:val="BodyText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3024A5" wp14:editId="56E2DA2F">
                <wp:simplePos x="0" y="0"/>
                <wp:positionH relativeFrom="column">
                  <wp:posOffset>221174</wp:posOffset>
                </wp:positionH>
                <wp:positionV relativeFrom="paragraph">
                  <wp:posOffset>213618</wp:posOffset>
                </wp:positionV>
                <wp:extent cx="5267960" cy="2556095"/>
                <wp:effectExtent l="0" t="0" r="27940" b="15875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960" cy="2556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7D25B" id="Rectangle 477" o:spid="_x0000_s1026" style="position:absolute;margin-left:17.4pt;margin-top:16.8pt;width:414.8pt;height:201.2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" filled="f" strokecolor="black [3213]" strokeweight="1pt"/>
            </w:pict>
          </mc:Fallback>
        </mc:AlternateContent>
      </w:r>
      <w:r w:rsidR="003559A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AB5E66" wp14:editId="53C8A35B">
                <wp:simplePos x="0" y="0"/>
                <wp:positionH relativeFrom="column">
                  <wp:posOffset>2760902</wp:posOffset>
                </wp:positionH>
                <wp:positionV relativeFrom="paragraph">
                  <wp:posOffset>1187942</wp:posOffset>
                </wp:positionV>
                <wp:extent cx="430306" cy="193638"/>
                <wp:effectExtent l="0" t="0" r="27305" b="1651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57143" id="Rectangle 271" o:spid="_x0000_s1026" style="position:absolute;margin-left:217.4pt;margin-top:93.55pt;width:33.9pt;height:15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" filled="f" strokecolor="#ffc000 [3207]" strokeweight="2pt"/>
            </w:pict>
          </mc:Fallback>
        </mc:AlternateContent>
      </w:r>
      <w:ins w:id="681" w:author="gaurav" w:date="2021-06-04T07:21:00Z">
        <w:r w:rsidRPr="007C07A5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76C3AE7D" wp14:editId="7A6CC16E">
              <wp:extent cx="5278755" cy="2529840"/>
              <wp:effectExtent l="0" t="0" r="0" b="3810"/>
              <wp:docPr id="461" name="Picture 4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5298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682" w:author="gaurav" w:date="2021-06-04T07:21:00Z">
        <w:r w:rsidR="00A54580" w:rsidDel="007C07A5">
          <w:rPr>
            <w:noProof/>
          </w:rPr>
          <w:drawing>
            <wp:inline distT="0" distB="0" distL="0" distR="0" wp14:anchorId="7E91BFF1" wp14:editId="6B4C00AD">
              <wp:extent cx="5278755" cy="2048690"/>
              <wp:effectExtent l="0" t="0" r="0" b="8890"/>
              <wp:docPr id="476" name="Picture 4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0486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1CF06BF" w14:textId="77777777" w:rsidR="003559A3" w:rsidRDefault="003559A3" w:rsidP="003559A3">
      <w:pPr>
        <w:pStyle w:val="FigureCaption"/>
      </w:pPr>
      <w:bookmarkStart w:id="683" w:name="_Toc73686917"/>
      <w:r w:rsidRPr="006659F6">
        <w:t xml:space="preserve">Figure </w:t>
      </w:r>
      <w:r w:rsidR="00BA11EA">
        <w:t>2</w:t>
      </w:r>
      <w:r>
        <w:t>5</w:t>
      </w:r>
      <w:r w:rsidRPr="006659F6">
        <w:t xml:space="preserve">: </w:t>
      </w:r>
      <w:r>
        <w:t xml:space="preserve">Export </w:t>
      </w:r>
      <w:r w:rsidRPr="006659F6">
        <w:t>Type</w:t>
      </w:r>
      <w:r>
        <w:t xml:space="preserve"> </w:t>
      </w:r>
      <w:r w:rsidRPr="006659F6">
        <w:t>Approv</w:t>
      </w:r>
      <w:r>
        <w:t>al Requests</w:t>
      </w:r>
      <w:bookmarkEnd w:id="683"/>
    </w:p>
    <w:p w14:paraId="4E427FF6" w14:textId="77777777" w:rsidR="003559A3" w:rsidRDefault="003559A3" w:rsidP="003559A3">
      <w:pPr>
        <w:pStyle w:val="BodyText2"/>
      </w:pPr>
      <w:r>
        <w:t xml:space="preserve">The following page appears. </w:t>
      </w:r>
    </w:p>
    <w:p w14:paraId="6833F182" w14:textId="77777777" w:rsidR="003559A3" w:rsidRDefault="003559A3" w:rsidP="003559A3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3EDE7F2C" wp14:editId="78C1933F">
            <wp:extent cx="2903689" cy="2155871"/>
            <wp:effectExtent l="19050" t="19050" r="11430" b="15875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Export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7710" cy="2166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4ECB5" w14:textId="77777777" w:rsidR="003559A3" w:rsidRDefault="003559A3" w:rsidP="003559A3">
      <w:pPr>
        <w:pStyle w:val="FigureCaption"/>
        <w:jc w:val="left"/>
      </w:pPr>
      <w:r>
        <w:t xml:space="preserve">                                                  </w:t>
      </w:r>
      <w:bookmarkStart w:id="684" w:name="_Toc73686918"/>
      <w:r>
        <w:t xml:space="preserve">Figure </w:t>
      </w:r>
      <w:r w:rsidR="00BA11EA">
        <w:t>26</w:t>
      </w:r>
      <w:r>
        <w:t>: Open or Save Exported File</w:t>
      </w:r>
      <w:bookmarkEnd w:id="684"/>
      <w:r>
        <w:t xml:space="preserve"> </w:t>
      </w:r>
    </w:p>
    <w:p w14:paraId="3CB9A57C" w14:textId="77777777" w:rsidR="003559A3" w:rsidRDefault="003559A3" w:rsidP="003559A3">
      <w:pPr>
        <w:pStyle w:val="BodyText2"/>
        <w:numPr>
          <w:ilvl w:val="0"/>
          <w:numId w:val="55"/>
        </w:numPr>
      </w:pPr>
      <w:r>
        <w:lastRenderedPageBreak/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390E55B2" w14:textId="706CAD3B" w:rsidR="003559A3" w:rsidRDefault="003559A3" w:rsidP="003559A3">
      <w:pPr>
        <w:pStyle w:val="BodyText2"/>
        <w:tabs>
          <w:tab w:val="left" w:pos="709"/>
        </w:tabs>
        <w:ind w:left="567"/>
        <w:jc w:val="center"/>
      </w:pPr>
      <w:del w:id="685" w:author="gaurav" w:date="2021-06-04T07:20:00Z">
        <w:r w:rsidDel="007C07A5">
          <w:rPr>
            <w:noProof/>
          </w:rPr>
          <w:drawing>
            <wp:inline distT="0" distB="0" distL="0" distR="0" wp14:anchorId="353AD70B" wp14:editId="45468E45">
              <wp:extent cx="5278755" cy="548005"/>
              <wp:effectExtent l="19050" t="19050" r="17145" b="23495"/>
              <wp:docPr id="54" name="Picture 54" descr="A screenshot of a social media pos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" name="TACexportedfile.png"/>
                      <pic:cNvPicPr/>
                    </pic:nvPicPr>
                    <pic:blipFill>
                      <a:blip r:embed="rId7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548005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  <w:ins w:id="686" w:author="gaurav" w:date="2021-06-04T07:20:00Z">
        <w:r w:rsidR="007C07A5" w:rsidRPr="007C07A5">
          <w:rPr>
            <w:noProof/>
          </w:rPr>
          <w:t xml:space="preserve"> </w:t>
        </w:r>
        <w:r w:rsidR="007C07A5">
          <w:rPr>
            <w:noProof/>
          </w:rPr>
          <w:drawing>
            <wp:inline distT="0" distB="0" distL="0" distR="0" wp14:anchorId="61AFF778" wp14:editId="7E79C35D">
              <wp:extent cx="5278755" cy="529590"/>
              <wp:effectExtent l="0" t="0" r="0" b="3810"/>
              <wp:docPr id="459" name="Picture 4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529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5FA6AB9" w14:textId="77777777" w:rsidR="003559A3" w:rsidRDefault="003559A3" w:rsidP="003559A3">
      <w:pPr>
        <w:pStyle w:val="FigureCaption"/>
      </w:pPr>
      <w:r w:rsidRPr="00E34D32">
        <w:t xml:space="preserve">                 </w:t>
      </w:r>
      <w:bookmarkStart w:id="687" w:name="_Toc73686919"/>
      <w:r w:rsidRPr="00E34D32">
        <w:t xml:space="preserve">Figure </w:t>
      </w:r>
      <w:r w:rsidR="00BA11EA">
        <w:t>27</w:t>
      </w:r>
      <w:r w:rsidRPr="00E34D32">
        <w:t>: Exported Type Approval Requests</w:t>
      </w:r>
      <w:bookmarkEnd w:id="687"/>
    </w:p>
    <w:p w14:paraId="22DD2BFA" w14:textId="77777777" w:rsidR="00976ADF" w:rsidRDefault="003559A3" w:rsidP="003559A3">
      <w:pPr>
        <w:pStyle w:val="BodyText2"/>
      </w:pPr>
      <w:r>
        <w:t xml:space="preserve">Users can export filtered data as well. To do this, filter the type approval requests and then export the filtered data. Refer to </w:t>
      </w:r>
      <w:r w:rsidRPr="00865F6C">
        <w:rPr>
          <w:i/>
          <w:iCs/>
        </w:rPr>
        <w:t xml:space="preserve">Filter </w:t>
      </w:r>
      <w:r>
        <w:rPr>
          <w:i/>
          <w:iCs/>
        </w:rPr>
        <w:t>Type Approval Requests</w:t>
      </w:r>
      <w:r>
        <w:t xml:space="preserve"> for information and then export the filtered data</w:t>
      </w:r>
    </w:p>
    <w:p w14:paraId="19ECD789" w14:textId="77777777" w:rsidR="008C008C" w:rsidRDefault="003559A3" w:rsidP="000B0CE4">
      <w:pPr>
        <w:pStyle w:val="Heading2"/>
      </w:pPr>
      <w:bookmarkStart w:id="688" w:name="_Toc73686817"/>
      <w:r>
        <w:t>G</w:t>
      </w:r>
      <w:r w:rsidR="000B0CE4">
        <w:t>rievance Management</w:t>
      </w:r>
      <w:bookmarkEnd w:id="688"/>
    </w:p>
    <w:p w14:paraId="2E1561B6" w14:textId="77777777" w:rsidR="00CC4FBE" w:rsidRDefault="00560655" w:rsidP="000B0CE4">
      <w:pPr>
        <w:pStyle w:val="BodyText2"/>
      </w:pPr>
      <w:r>
        <w:t>TRC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>
        <w:t>reporting the type approval</w:t>
      </w:r>
      <w:r w:rsidR="000B0CE4">
        <w:t xml:space="preserve"> </w:t>
      </w:r>
      <w:r>
        <w:t>request</w:t>
      </w:r>
      <w:r w:rsidR="000B0CE4">
        <w:t xml:space="preserve">. </w:t>
      </w:r>
    </w:p>
    <w:p w14:paraId="05524CC7" w14:textId="77777777" w:rsidR="000B0CE4" w:rsidRDefault="00687E23" w:rsidP="000B0CE4">
      <w:pPr>
        <w:pStyle w:val="BodyText2"/>
      </w:pPr>
      <w:r>
        <w:t xml:space="preserve">When </w:t>
      </w:r>
      <w:r w:rsidR="00560655">
        <w:t xml:space="preserve">a </w:t>
      </w:r>
      <w:r w:rsidR="009A50CC">
        <w:t xml:space="preserve">TRC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4158109C" w14:textId="1161AF99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del w:id="689" w:author="gaurav" w:date="2021-06-04T07:19:00Z">
        <w:r w:rsidR="00CF6643" w:rsidDel="00B72CD6">
          <w:delText>administrator</w:delText>
        </w:r>
      </w:del>
      <w:ins w:id="690" w:author="gaurav" w:date="2021-06-04T07:19:00Z">
        <w:r w:rsidR="00B72CD6">
          <w:t>Admin</w:t>
        </w:r>
      </w:ins>
      <w:r w:rsidR="00CF6643">
        <w:t>.</w:t>
      </w:r>
      <w:r w:rsidR="00687E23">
        <w:t xml:space="preserve"> The notification appears on the CEIR </w:t>
      </w:r>
      <w:del w:id="691" w:author="gaurav" w:date="2021-06-04T07:19:00Z">
        <w:r w:rsidR="00687E23" w:rsidDel="00B72CD6">
          <w:delText xml:space="preserve">administrator </w:delText>
        </w:r>
      </w:del>
      <w:ins w:id="692" w:author="gaurav" w:date="2021-06-04T07:19:00Z">
        <w:r w:rsidR="00B72CD6">
          <w:t xml:space="preserve">Admin </w:t>
        </w:r>
      </w:ins>
      <w:r w:rsidR="00687E23">
        <w:t xml:space="preserve">portal. A mail is also sent to the registered mail of the CEIR </w:t>
      </w:r>
      <w:del w:id="693" w:author="gaurav" w:date="2021-06-04T07:19:00Z">
        <w:r w:rsidR="00687E23" w:rsidDel="00B72CD6">
          <w:delText>administrator</w:delText>
        </w:r>
      </w:del>
      <w:ins w:id="694" w:author="gaurav" w:date="2021-06-04T07:19:00Z">
        <w:r w:rsidR="00B72CD6">
          <w:t>Admin</w:t>
        </w:r>
      </w:ins>
      <w:r w:rsidR="00687E23">
        <w:t>.</w:t>
      </w:r>
    </w:p>
    <w:p w14:paraId="6A8211DA" w14:textId="0F3313ED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del w:id="695" w:author="gaurav" w:date="2021-06-04T07:19:00Z">
        <w:r w:rsidDel="00B72CD6">
          <w:delText xml:space="preserve">administrator </w:delText>
        </w:r>
      </w:del>
      <w:ins w:id="696" w:author="gaurav" w:date="2021-06-04T07:19:00Z">
        <w:r w:rsidR="00B72CD6">
          <w:t xml:space="preserve">Admin </w:t>
        </w:r>
      </w:ins>
      <w:r>
        <w:t>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9A50CC">
        <w:t xml:space="preserve">TRC </w:t>
      </w:r>
      <w:r w:rsidR="007379C0">
        <w:t>portal</w:t>
      </w:r>
      <w:r w:rsidR="00591A26">
        <w:t>,</w:t>
      </w:r>
      <w:r w:rsidR="007379C0">
        <w:t xml:space="preserve"> and the </w:t>
      </w:r>
      <w:r w:rsidR="009A50CC">
        <w:t xml:space="preserve">TRC 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1AF3C897" w14:textId="69F85BD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del w:id="697" w:author="gaurav" w:date="2021-06-04T07:19:00Z">
        <w:r w:rsidR="00C54724" w:rsidDel="00B72CD6">
          <w:delText xml:space="preserve">administrator </w:delText>
        </w:r>
      </w:del>
      <w:ins w:id="698" w:author="gaurav" w:date="2021-06-04T07:19:00Z">
        <w:r w:rsidR="00B72CD6">
          <w:t xml:space="preserve">CEIR Admin </w:t>
        </w:r>
      </w:ins>
      <w:r w:rsidR="00C54724">
        <w:t>closes the grievance.</w:t>
      </w:r>
    </w:p>
    <w:p w14:paraId="15630E04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9A50CC">
        <w:t xml:space="preserve">TRC </w:t>
      </w:r>
      <w:r w:rsidR="00CF6643" w:rsidRPr="00CF6643">
        <w:t>for a specified period</w:t>
      </w:r>
      <w:r w:rsidR="00BC73C2">
        <w:t>.</w:t>
      </w:r>
    </w:p>
    <w:p w14:paraId="141D7C08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4A2C0ACF" w14:textId="77777777" w:rsidR="006C5568" w:rsidRDefault="008C1363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E34756" wp14:editId="4834731A">
                <wp:simplePos x="0" y="0"/>
                <wp:positionH relativeFrom="column">
                  <wp:posOffset>230505</wp:posOffset>
                </wp:positionH>
                <wp:positionV relativeFrom="paragraph">
                  <wp:posOffset>294787</wp:posOffset>
                </wp:positionV>
                <wp:extent cx="5268351" cy="2386330"/>
                <wp:effectExtent l="0" t="0" r="2794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386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8DE9BA" id="Rectangle 46" o:spid="_x0000_s1026" style="position:absolute;margin-left:18.15pt;margin-top:23.2pt;width:414.85pt;height:187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16A7811E" w14:textId="2E5456CD" w:rsidR="006C5568" w:rsidRDefault="00941A7E" w:rsidP="000F2A8D">
      <w:pPr>
        <w:pStyle w:val="BodyText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308384" wp14:editId="3CEB0A5D">
                <wp:simplePos x="0" y="0"/>
                <wp:positionH relativeFrom="column">
                  <wp:posOffset>246056</wp:posOffset>
                </wp:positionH>
                <wp:positionV relativeFrom="paragraph">
                  <wp:posOffset>3293848</wp:posOffset>
                </wp:positionV>
                <wp:extent cx="765110" cy="143069"/>
                <wp:effectExtent l="0" t="0" r="16510" b="28575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10" cy="1430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06EC4" id="Rectangle 259" o:spid="_x0000_s1026" style="position:absolute;margin-left:19.35pt;margin-top:259.35pt;width:60.25pt;height:11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" filled="f" strokecolor="#ffc000 [3207]" strokeweight="2pt"/>
            </w:pict>
          </mc:Fallback>
        </mc:AlternateContent>
      </w:r>
      <w:del w:id="699" w:author="gaurav" w:date="2021-06-04T07:18:00Z">
        <w:r w:rsidR="008C1363" w:rsidRPr="008C1363" w:rsidDel="00B72CD6">
          <w:rPr>
            <w:noProof/>
          </w:rPr>
          <w:drawing>
            <wp:inline distT="0" distB="0" distL="0" distR="0" wp14:anchorId="535B933C" wp14:editId="5A7DEF6D">
              <wp:extent cx="5278755" cy="2386330"/>
              <wp:effectExtent l="0" t="0" r="0" b="0"/>
              <wp:docPr id="44" name="Picture 5">
                <a:extLst xmlns:a="http://schemas.openxmlformats.org/drawingml/2006/main">
                  <a:ext uri="{FF2B5EF4-FFF2-40B4-BE49-F238E27FC236}">
                    <a16:creationId xmlns:a16="http://schemas.microsoft.com/office/drawing/2014/main" id="{E3586922-B11C-4CDE-B241-68ECDC6C4546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>
                        <a:extLst>
                          <a:ext uri="{FF2B5EF4-FFF2-40B4-BE49-F238E27FC236}">
                            <a16:creationId xmlns:a16="http://schemas.microsoft.com/office/drawing/2014/main" id="{E3586922-B11C-4CDE-B241-68ECDC6C4546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86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00" w:author="gaurav" w:date="2021-06-04T07:18:00Z">
        <w:r w:rsidR="00B72CD6" w:rsidRPr="00B72CD6">
          <w:rPr>
            <w:noProof/>
          </w:rPr>
          <w:t xml:space="preserve"> </w:t>
        </w:r>
        <w:r w:rsidR="00B72CD6">
          <w:rPr>
            <w:noProof/>
          </w:rPr>
          <w:drawing>
            <wp:inline distT="0" distB="0" distL="0" distR="0" wp14:anchorId="0B820626" wp14:editId="7937F4DF">
              <wp:extent cx="5278755" cy="2708275"/>
              <wp:effectExtent l="0" t="0" r="0" b="0"/>
              <wp:docPr id="453" name="Picture 4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708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110E2D" w14:textId="77777777" w:rsidR="00045C43" w:rsidRDefault="00045C43" w:rsidP="007E53B8">
      <w:pPr>
        <w:pStyle w:val="FigureCaption"/>
      </w:pPr>
      <w:bookmarkStart w:id="701" w:name="_Toc73686920"/>
      <w:r>
        <w:t xml:space="preserve">Figure </w:t>
      </w:r>
      <w:r w:rsidR="00BA11EA">
        <w:t>28</w:t>
      </w:r>
      <w:r>
        <w:t xml:space="preserve">: </w:t>
      </w:r>
      <w:r w:rsidR="006659F6">
        <w:t>Home Page</w:t>
      </w:r>
      <w:bookmarkEnd w:id="701"/>
    </w:p>
    <w:p w14:paraId="3059A99E" w14:textId="77777777" w:rsidR="008C1363" w:rsidRDefault="008C1363" w:rsidP="008C1363">
      <w:pPr>
        <w:pStyle w:val="BodyText2"/>
        <w:ind w:left="360"/>
      </w:pPr>
    </w:p>
    <w:p w14:paraId="7ACCE0FF" w14:textId="5A389668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ins w:id="702" w:author="gaurav" w:date="2021-06-04T06:33:00Z">
        <w:r w:rsidR="00E12B76">
          <w:rPr>
            <w:b/>
            <w:bCs/>
          </w:rPr>
          <w:t xml:space="preserve">Create </w:t>
        </w:r>
      </w:ins>
      <w:del w:id="703" w:author="gaurav" w:date="2021-06-04T06:33:00Z">
        <w:r w:rsidR="00457F9E" w:rsidRPr="005E388D" w:rsidDel="00E12B76">
          <w:rPr>
            <w:b/>
            <w:bCs/>
          </w:rPr>
          <w:delText>Report</w:delText>
        </w:r>
      </w:del>
      <w:r w:rsidR="00457F9E" w:rsidRPr="005E388D">
        <w:rPr>
          <w:b/>
          <w:bCs/>
        </w:rPr>
        <w:t xml:space="preserve"> Grievance</w:t>
      </w:r>
      <w:r w:rsidR="00457F9E">
        <w:t>.</w:t>
      </w:r>
    </w:p>
    <w:p w14:paraId="20E0853C" w14:textId="3F029D98" w:rsidR="003A2390" w:rsidRDefault="008C1363" w:rsidP="003A2390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5A2EA4" wp14:editId="37BC3733">
                <wp:simplePos x="0" y="0"/>
                <wp:positionH relativeFrom="column">
                  <wp:posOffset>5422</wp:posOffset>
                </wp:positionH>
                <wp:positionV relativeFrom="paragraph">
                  <wp:posOffset>2296</wp:posOffset>
                </wp:positionV>
                <wp:extent cx="5271721" cy="2117090"/>
                <wp:effectExtent l="0" t="0" r="24765" b="1651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21" cy="2117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10942" id="Rectangle 59" o:spid="_x0000_s1026" style="position:absolute;margin-left:.45pt;margin-top:.2pt;width:415.1pt;height:166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" filled="f" strokecolor="black [3213]" strokeweight="1pt"/>
            </w:pict>
          </mc:Fallback>
        </mc:AlternateContent>
      </w:r>
      <w:del w:id="704" w:author="gaurav" w:date="2021-06-04T06:31:00Z">
        <w:r w:rsidDel="00E12B76">
          <w:rPr>
            <w:noProof/>
          </w:rPr>
          <w:drawing>
            <wp:inline distT="0" distB="0" distL="0" distR="0" wp14:anchorId="4A9E6F7A" wp14:editId="690CBEAA">
              <wp:extent cx="5278755" cy="2117701"/>
              <wp:effectExtent l="0" t="0" r="0" b="0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1177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05" w:author="gaurav" w:date="2021-06-04T06:31:00Z">
        <w:r w:rsidR="00E12B76" w:rsidRPr="00E12B76">
          <w:rPr>
            <w:noProof/>
          </w:rPr>
          <w:t xml:space="preserve"> </w:t>
        </w:r>
        <w:r w:rsidR="00E12B76">
          <w:rPr>
            <w:noProof/>
          </w:rPr>
          <w:drawing>
            <wp:inline distT="0" distB="0" distL="0" distR="0" wp14:anchorId="7B34D7BC" wp14:editId="5035432A">
              <wp:extent cx="5278755" cy="2498725"/>
              <wp:effectExtent l="0" t="0" r="0" b="0"/>
              <wp:docPr id="450" name="Picture 4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498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64062B" w14:textId="77777777" w:rsidR="003A2390" w:rsidRDefault="003A2390" w:rsidP="003A2390">
      <w:pPr>
        <w:pStyle w:val="FigureCaption"/>
      </w:pPr>
      <w:bookmarkStart w:id="706" w:name="_Toc73686921"/>
      <w:r>
        <w:t xml:space="preserve">Figure </w:t>
      </w:r>
      <w:r w:rsidR="00BA11EA">
        <w:t>29</w:t>
      </w:r>
      <w:r w:rsidR="00A14FF0">
        <w:t>:</w:t>
      </w:r>
      <w:r>
        <w:t xml:space="preserve"> Grievance Management</w:t>
      </w:r>
      <w:bookmarkEnd w:id="706"/>
    </w:p>
    <w:p w14:paraId="784D8260" w14:textId="3A176438" w:rsidR="003A2390" w:rsidRDefault="003A2390" w:rsidP="003A2390">
      <w:pPr>
        <w:pStyle w:val="BodyText2"/>
      </w:pPr>
      <w:r>
        <w:t xml:space="preserve">The </w:t>
      </w:r>
      <w:del w:id="707" w:author="gaurav" w:date="2021-06-04T06:33:00Z">
        <w:r w:rsidRPr="003A2390" w:rsidDel="00E12B76">
          <w:rPr>
            <w:b/>
            <w:bCs/>
          </w:rPr>
          <w:delText xml:space="preserve">Report </w:delText>
        </w:r>
      </w:del>
      <w:ins w:id="708" w:author="gaurav" w:date="2021-06-04T06:33:00Z">
        <w:r w:rsidR="00E12B76">
          <w:rPr>
            <w:b/>
            <w:bCs/>
          </w:rPr>
          <w:t>Create</w:t>
        </w:r>
        <w:r w:rsidR="00E12B76" w:rsidRPr="003A2390">
          <w:rPr>
            <w:b/>
            <w:bCs/>
          </w:rPr>
          <w:t xml:space="preserve"> </w:t>
        </w:r>
      </w:ins>
      <w:r w:rsidRPr="003A2390">
        <w:rPr>
          <w:b/>
          <w:bCs/>
        </w:rPr>
        <w:t>Grievance</w:t>
      </w:r>
      <w:r>
        <w:t xml:space="preserve"> page appears.</w:t>
      </w:r>
    </w:p>
    <w:p w14:paraId="508F8626" w14:textId="265E7A14" w:rsidR="00457F9E" w:rsidRDefault="000F16DA" w:rsidP="009E7898">
      <w:pPr>
        <w:pStyle w:val="BodyText2"/>
        <w:jc w:val="center"/>
        <w:rPr>
          <w:ins w:id="709" w:author="gaurav" w:date="2021-06-04T06:31:00Z"/>
        </w:rPr>
      </w:pPr>
      <w:del w:id="710" w:author="gaurav" w:date="2021-06-04T06:31:00Z">
        <w:r w:rsidDel="00E12B76">
          <w:rPr>
            <w:noProof/>
          </w:rPr>
          <w:drawing>
            <wp:inline distT="0" distB="0" distL="0" distR="0" wp14:anchorId="72AFA41C" wp14:editId="4B068BA1">
              <wp:extent cx="4721335" cy="1803229"/>
              <wp:effectExtent l="19050" t="19050" r="22225" b="26035"/>
              <wp:docPr id="194" name="Picture 194" descr="A screenshot of a cell phon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4" name="Report grievance.png"/>
                      <pic:cNvPicPr/>
                    </pic:nvPicPr>
                    <pic:blipFill>
                      <a:blip r:embed="rId7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36640" cy="1809075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117E0BB6" w14:textId="3D598751" w:rsidR="00E12B76" w:rsidRDefault="00E12B76" w:rsidP="009E7898">
      <w:pPr>
        <w:pStyle w:val="BodyText2"/>
        <w:jc w:val="center"/>
      </w:pPr>
      <w:ins w:id="711" w:author="gaurav" w:date="2021-06-04T06:32:00Z">
        <w:r>
          <w:rPr>
            <w:noProof/>
          </w:rPr>
          <w:lastRenderedPageBreak/>
          <w:drawing>
            <wp:inline distT="0" distB="0" distL="0" distR="0" wp14:anchorId="2EA913BB" wp14:editId="64E06CAA">
              <wp:extent cx="5278755" cy="2943225"/>
              <wp:effectExtent l="0" t="0" r="0" b="9525"/>
              <wp:docPr id="452" name="Picture 4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943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1A4196" w14:textId="00EEA3E9" w:rsidR="006C5568" w:rsidRDefault="00045C43" w:rsidP="007E53B8">
      <w:pPr>
        <w:pStyle w:val="FigureCaption"/>
      </w:pPr>
      <w:bookmarkStart w:id="712" w:name="_Toc73686922"/>
      <w:r>
        <w:t xml:space="preserve">Figure </w:t>
      </w:r>
      <w:r w:rsidR="00A14FF0">
        <w:t>3</w:t>
      </w:r>
      <w:r w:rsidR="00BA11EA">
        <w:t>0</w:t>
      </w:r>
      <w:r>
        <w:t xml:space="preserve">: </w:t>
      </w:r>
      <w:del w:id="713" w:author="gaurav" w:date="2021-06-04T06:33:00Z">
        <w:r w:rsidDel="00E12B76">
          <w:delText xml:space="preserve">Report </w:delText>
        </w:r>
      </w:del>
      <w:ins w:id="714" w:author="gaurav" w:date="2021-06-04T06:33:00Z">
        <w:r w:rsidR="00E12B76">
          <w:t xml:space="preserve">Create </w:t>
        </w:r>
      </w:ins>
      <w:r>
        <w:t>Grievance</w:t>
      </w:r>
      <w:bookmarkEnd w:id="712"/>
    </w:p>
    <w:p w14:paraId="6352F2E7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003D78D7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560655">
        <w:t>type approval request</w:t>
      </w:r>
      <w:r>
        <w:t xml:space="preserve"> if the grievance is related to a </w:t>
      </w:r>
      <w:r w:rsidR="00560655">
        <w:t xml:space="preserve">type approval request </w:t>
      </w:r>
    </w:p>
    <w:p w14:paraId="51517951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3DA7EE85" w14:textId="77777777" w:rsidR="00457F9E" w:rsidRDefault="00560655" w:rsidP="00DC39E0">
      <w:pPr>
        <w:pStyle w:val="BodyText2"/>
        <w:numPr>
          <w:ilvl w:val="0"/>
          <w:numId w:val="42"/>
        </w:numPr>
      </w:pPr>
      <w:r>
        <w:t>Type Approval Related</w:t>
      </w:r>
      <w:r w:rsidR="005E388D">
        <w:t xml:space="preserve">: </w:t>
      </w:r>
      <w:r>
        <w:t>Problem in reporting type approval request e</w:t>
      </w:r>
      <w:r w:rsidR="005E388D">
        <w:t>t</w:t>
      </w:r>
      <w:r>
        <w:t>c</w:t>
      </w:r>
      <w:r w:rsidR="005E388D">
        <w:t>.</w:t>
      </w:r>
    </w:p>
    <w:p w14:paraId="6E76413A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49B130E7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2DADD7E0" w14:textId="599B56D2" w:rsidR="00457F9E" w:rsidRPr="003A2390" w:rsidRDefault="008E15E0" w:rsidP="00A976D7">
      <w:pPr>
        <w:pStyle w:val="BodyText2"/>
        <w:numPr>
          <w:ilvl w:val="1"/>
          <w:numId w:val="44"/>
        </w:numPr>
        <w:tabs>
          <w:tab w:val="left" w:pos="1701"/>
        </w:tabs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del w:id="715" w:author="gaurav" w:date="2021-06-04T06:34:00Z">
        <w:r w:rsidR="00C54724" w:rsidRPr="003A2390" w:rsidDel="00E73F91">
          <w:delText xml:space="preserve">administrator </w:delText>
        </w:r>
      </w:del>
      <w:ins w:id="716" w:author="gaurav" w:date="2021-06-04T06:34:00Z">
        <w:r w:rsidR="00E73F91">
          <w:t>CEIR Admin</w:t>
        </w:r>
        <w:r w:rsidR="00E73F91" w:rsidRPr="003A2390">
          <w:t xml:space="preserve"> </w:t>
        </w:r>
      </w:ins>
      <w:r w:rsidR="00C54724" w:rsidRPr="003A2390">
        <w:t>to understand the problem in detail.</w:t>
      </w:r>
    </w:p>
    <w:p w14:paraId="013F6A92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78E80D5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7955E767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Technical Specification Document</w:t>
      </w:r>
    </w:p>
    <w:p w14:paraId="6F9B4364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Performance Report</w:t>
      </w:r>
    </w:p>
    <w:p w14:paraId="32753F9A" w14:textId="77777777" w:rsidR="003122AF" w:rsidRDefault="003122AF" w:rsidP="003A2390">
      <w:pPr>
        <w:pStyle w:val="BodyText2"/>
        <w:numPr>
          <w:ilvl w:val="0"/>
          <w:numId w:val="42"/>
        </w:numPr>
      </w:pPr>
      <w:r>
        <w:t>Type Approved Certificate</w:t>
      </w:r>
    </w:p>
    <w:p w14:paraId="5715BC8D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77EF639B" w14:textId="77777777" w:rsidR="00457F9E" w:rsidRDefault="00457F9E" w:rsidP="003A2390">
      <w:pPr>
        <w:pStyle w:val="BodyText2"/>
        <w:numPr>
          <w:ilvl w:val="0"/>
          <w:numId w:val="42"/>
        </w:numPr>
      </w:pPr>
      <w:r>
        <w:lastRenderedPageBreak/>
        <w:t>NID</w:t>
      </w:r>
      <w:r w:rsidR="00045C43">
        <w:t xml:space="preserve"> (National ID)</w:t>
      </w:r>
    </w:p>
    <w:p w14:paraId="35CD3136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1BE5C0DB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58245C09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05EBB43E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3E6E6260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="00560655" w:rsidRPr="00045C43">
        <w:rPr>
          <w:b/>
          <w:bCs/>
        </w:rPr>
        <w:t>Upload Supporting Document</w:t>
      </w:r>
      <w:r>
        <w:t>.</w:t>
      </w:r>
      <w:r w:rsidR="006B304F">
        <w:t xml:space="preserve"> </w:t>
      </w:r>
    </w:p>
    <w:p w14:paraId="2BC0CB07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1E399054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2162B69E" w14:textId="4D8B839C" w:rsidR="00045C43" w:rsidRDefault="00E12B76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0C2E0A" wp14:editId="09BED75A">
                <wp:simplePos x="0" y="0"/>
                <wp:positionH relativeFrom="column">
                  <wp:posOffset>4706812</wp:posOffset>
                </wp:positionH>
                <wp:positionV relativeFrom="paragraph">
                  <wp:posOffset>3801391</wp:posOffset>
                </wp:positionV>
                <wp:extent cx="386861" cy="956930"/>
                <wp:effectExtent l="0" t="0" r="13335" b="1524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1" cy="9569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260EB" id="Rectangle 260" o:spid="_x0000_s1026" style="position:absolute;margin-left:370.6pt;margin-top:299.3pt;width:30.45pt;height:75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" filled="f" strokecolor="#ffc000 [3207]" strokeweight="2pt"/>
            </w:pict>
          </mc:Fallback>
        </mc:AlternateContent>
      </w:r>
      <w:r w:rsidR="00EF2F6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5B29BC" wp14:editId="24E37DF0">
                <wp:simplePos x="0" y="0"/>
                <wp:positionH relativeFrom="column">
                  <wp:posOffset>-8646</wp:posOffset>
                </wp:positionH>
                <wp:positionV relativeFrom="paragraph">
                  <wp:posOffset>488</wp:posOffset>
                </wp:positionV>
                <wp:extent cx="5285789" cy="2405576"/>
                <wp:effectExtent l="0" t="0" r="10160" b="1397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789" cy="24055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E8C52" id="Rectangle 267" o:spid="_x0000_s1026" style="position:absolute;margin-left:-.7pt;margin-top:.05pt;width:416.2pt;height:189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" filled="f" strokecolor="black [3213]" strokeweight="1pt"/>
            </w:pict>
          </mc:Fallback>
        </mc:AlternateContent>
      </w:r>
      <w:del w:id="717" w:author="gaurav" w:date="2021-06-04T06:31:00Z">
        <w:r w:rsidR="00EF2F62" w:rsidDel="00E12B76">
          <w:rPr>
            <w:noProof/>
          </w:rPr>
          <w:drawing>
            <wp:inline distT="0" distB="0" distL="0" distR="0" wp14:anchorId="15E3EB3B" wp14:editId="01B5AE2C">
              <wp:extent cx="5278755" cy="2394915"/>
              <wp:effectExtent l="0" t="0" r="0" b="5715"/>
              <wp:docPr id="266" name="Picture 2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94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18" w:author="gaurav" w:date="2021-06-04T06:31:00Z">
        <w:r w:rsidRPr="00E12B76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2982147E" wp14:editId="410B740A">
              <wp:extent cx="5278755" cy="2498725"/>
              <wp:effectExtent l="0" t="0" r="0" b="0"/>
              <wp:docPr id="449" name="Picture 4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498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04858A" w14:textId="77777777" w:rsidR="00045C43" w:rsidRDefault="00045C43" w:rsidP="007E53B8">
      <w:pPr>
        <w:pStyle w:val="FigureCaption"/>
      </w:pPr>
      <w:bookmarkStart w:id="719" w:name="_Toc73686923"/>
      <w:r>
        <w:t xml:space="preserve">Figure </w:t>
      </w:r>
      <w:r w:rsidR="00BA11EA">
        <w:t>31</w:t>
      </w:r>
      <w:r>
        <w:t>: Grievance Management</w:t>
      </w:r>
      <w:bookmarkEnd w:id="719"/>
    </w:p>
    <w:p w14:paraId="3F83FD8A" w14:textId="77777777" w:rsidR="005E388D" w:rsidRDefault="005E388D" w:rsidP="000B0CE4">
      <w:pPr>
        <w:pStyle w:val="BodyText2"/>
      </w:pPr>
      <w:r>
        <w:lastRenderedPageBreak/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5FF6E369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5A25B05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08A9807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46A0A026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7F2D0E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32F04555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49E49DB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2CBC94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1E4B4D63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4D31199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834BA5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1F9F4CC" w14:textId="77777777" w:rsidR="005E388D" w:rsidRPr="00B708C5" w:rsidRDefault="005E388D" w:rsidP="00560655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 xml:space="preserve">transaction ID of </w:t>
            </w:r>
            <w:r w:rsidR="00560655">
              <w:t>type approval request</w:t>
            </w:r>
            <w:r w:rsidR="007243D7">
              <w:t xml:space="preserve"> for which a grievance was raised.</w:t>
            </w:r>
          </w:p>
        </w:tc>
      </w:tr>
      <w:tr w:rsidR="005E388D" w:rsidRPr="003D50EC" w14:paraId="5F55CDA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FB07E43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60E8D590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2CE898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9BF5F6C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3DBCB7AF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0BDF7B63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178D2B08" w14:textId="102BD6E6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del w:id="720" w:author="gaurav" w:date="2021-06-04T06:35:00Z">
              <w:r w:rsidR="00CC4FBE" w:rsidDel="00E73F91">
                <w:delText>Authority</w:delText>
              </w:r>
            </w:del>
            <w:ins w:id="721" w:author="gaurav" w:date="2021-06-04T06:35:00Z">
              <w:r w:rsidR="00E73F91">
                <w:t>Admin</w:t>
              </w:r>
            </w:ins>
            <w:r>
              <w:t xml:space="preserve">: When a response is awaited from the CEIR </w:t>
            </w:r>
            <w:del w:id="722" w:author="gaurav" w:date="2021-06-04T06:35:00Z">
              <w:r w:rsidDel="00E73F91">
                <w:delText>administrator</w:delText>
              </w:r>
            </w:del>
            <w:ins w:id="723" w:author="gaurav" w:date="2021-06-04T06:35:00Z">
              <w:r w:rsidR="00E73F91">
                <w:t>Admin</w:t>
              </w:r>
            </w:ins>
            <w:r>
              <w:t>.</w:t>
            </w:r>
          </w:p>
          <w:p w14:paraId="1DB88FE0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Pending with User: When a response is awaited from the </w:t>
            </w:r>
            <w:proofErr w:type="gramStart"/>
            <w:r w:rsidR="009A50CC">
              <w:t xml:space="preserve">TRC </w:t>
            </w:r>
            <w:r>
              <w:t>.</w:t>
            </w:r>
            <w:proofErr w:type="gramEnd"/>
          </w:p>
          <w:p w14:paraId="4C74402B" w14:textId="10B240D4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del w:id="724" w:author="gaurav" w:date="2021-06-04T06:35:00Z">
              <w:r w:rsidRPr="009E2D4E" w:rsidDel="00E73F91">
                <w:delText xml:space="preserve">administrator </w:delText>
              </w:r>
            </w:del>
            <w:ins w:id="725" w:author="gaurav" w:date="2021-06-04T06:35:00Z">
              <w:r w:rsidR="00E73F91">
                <w:t>Admin</w:t>
              </w:r>
              <w:r w:rsidR="00E73F91" w:rsidRPr="009E2D4E">
                <w:t xml:space="preserve"> </w:t>
              </w:r>
            </w:ins>
            <w:r w:rsidRPr="009E2D4E">
              <w:t>closes the grievance.</w:t>
            </w:r>
          </w:p>
        </w:tc>
      </w:tr>
      <w:tr w:rsidR="005E388D" w:rsidRPr="003D50EC" w14:paraId="2ACEEDA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87E42E6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ED9695D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05ABFFA3" w14:textId="2031FF41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702D6794" wp14:editId="18EB8A0F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</w:t>
            </w:r>
            <w:r w:rsidR="00560655">
              <w:t>provided</w:t>
            </w:r>
            <w:r>
              <w:t xml:space="preserve"> by the CEIR </w:t>
            </w:r>
            <w:del w:id="726" w:author="gaurav" w:date="2021-06-04T06:35:00Z">
              <w:r w:rsidDel="00E73F91">
                <w:delText xml:space="preserve">administrator </w:delText>
              </w:r>
            </w:del>
            <w:ins w:id="727" w:author="gaurav" w:date="2021-06-04T06:35:00Z">
              <w:r w:rsidR="00E73F91">
                <w:t xml:space="preserve">Admin </w:t>
              </w:r>
            </w:ins>
            <w:r w:rsidR="00DA5D48">
              <w:t xml:space="preserve">or </w:t>
            </w:r>
            <w:r w:rsidR="00560655">
              <w:t>TRC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327AC471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1F1C2D81" wp14:editId="170A6F5A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9A50CC">
              <w:t xml:space="preserve">TRC </w:t>
            </w:r>
            <w:r>
              <w:t>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5F8102C0" w14:textId="77777777" w:rsidR="005E388D" w:rsidRDefault="005E388D" w:rsidP="000B0CE4">
      <w:pPr>
        <w:pStyle w:val="BodyText2"/>
      </w:pPr>
    </w:p>
    <w:p w14:paraId="73537815" w14:textId="77777777" w:rsidR="00261090" w:rsidRDefault="007243D7" w:rsidP="007243D7">
      <w:pPr>
        <w:pStyle w:val="Heading2"/>
      </w:pPr>
      <w:bookmarkStart w:id="728" w:name="_Toc73686818"/>
      <w:r>
        <w:t>Filter Grievances</w:t>
      </w:r>
      <w:bookmarkEnd w:id="728"/>
    </w:p>
    <w:p w14:paraId="6432B2E4" w14:textId="11419622" w:rsidR="000F2A8D" w:rsidRDefault="00976ADF" w:rsidP="000B0CE4">
      <w:pPr>
        <w:pStyle w:val="BodyText2"/>
      </w:pPr>
      <w:r>
        <w:lastRenderedPageBreak/>
        <w:t xml:space="preserve">The </w:t>
      </w:r>
      <w:r w:rsidR="009A50CC">
        <w:t xml:space="preserve">TRC </w:t>
      </w:r>
      <w:r w:rsidR="007243D7">
        <w:t xml:space="preserve">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560655">
        <w:t>TRC</w:t>
      </w:r>
      <w:r>
        <w:t xml:space="preserve"> </w:t>
      </w:r>
      <w:r w:rsidR="007243D7">
        <w:t xml:space="preserve">can view only those grievances that are pending with the CEIR </w:t>
      </w:r>
      <w:del w:id="729" w:author="gaurav" w:date="2021-06-04T09:05:00Z">
        <w:r w:rsidR="007243D7" w:rsidDel="00A976D7">
          <w:delText>administrator</w:delText>
        </w:r>
      </w:del>
      <w:ins w:id="730" w:author="gaurav" w:date="2021-06-04T09:05:00Z">
        <w:r w:rsidR="00A976D7">
          <w:t>Admin</w:t>
        </w:r>
      </w:ins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0805B903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5E9755F2" w14:textId="054582B8" w:rsidR="00C54724" w:rsidRDefault="009C1DBD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5EA019" wp14:editId="77308EBC">
                <wp:simplePos x="0" y="0"/>
                <wp:positionH relativeFrom="column">
                  <wp:posOffset>40005</wp:posOffset>
                </wp:positionH>
                <wp:positionV relativeFrom="paragraph">
                  <wp:posOffset>290292</wp:posOffset>
                </wp:positionV>
                <wp:extent cx="4206240" cy="247992"/>
                <wp:effectExtent l="0" t="0" r="22860" b="1905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4799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EB986" id="Rectangle 261" o:spid="_x0000_s1026" style="position:absolute;margin-left:3.15pt;margin-top:22.85pt;width:331.2pt;height:19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E0B038" wp14:editId="72D519CD">
                <wp:simplePos x="0" y="0"/>
                <wp:positionH relativeFrom="column">
                  <wp:posOffset>4267835</wp:posOffset>
                </wp:positionH>
                <wp:positionV relativeFrom="paragraph">
                  <wp:posOffset>289560</wp:posOffset>
                </wp:positionV>
                <wp:extent cx="414655" cy="247015"/>
                <wp:effectExtent l="0" t="0" r="23495" b="1968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2470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E092A2" w14:textId="77777777" w:rsidR="0092423E" w:rsidRDefault="0092423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0B038" id="Rectangle 262" o:spid="_x0000_s1032" style="position:absolute;left:0;text-align:left;margin-left:336.05pt;margin-top:22.8pt;width:32.65pt;height:19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" filled="f" strokecolor="#ffc000 [3207]" strokeweight="2pt">
                <v:textbox>
                  <w:txbxContent>
                    <w:p w14:paraId="1AE092A2" w14:textId="77777777" w:rsidR="0092423E" w:rsidRDefault="0092423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64BD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4BB5EB" wp14:editId="178F00AB">
                <wp:simplePos x="0" y="0"/>
                <wp:positionH relativeFrom="column">
                  <wp:posOffset>5422</wp:posOffset>
                </wp:positionH>
                <wp:positionV relativeFrom="paragraph">
                  <wp:posOffset>2296</wp:posOffset>
                </wp:positionV>
                <wp:extent cx="5271721" cy="2124221"/>
                <wp:effectExtent l="0" t="0" r="24765" b="28575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721" cy="2124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B11BB" id="Rectangle 270" o:spid="_x0000_s1026" style="position:absolute;margin-left:.45pt;margin-top:.2pt;width:415.1pt;height:167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" filled="f" strokecolor="black [3213]" strokeweight="1pt"/>
            </w:pict>
          </mc:Fallback>
        </mc:AlternateContent>
      </w:r>
      <w:del w:id="731" w:author="gaurav" w:date="2021-06-04T06:30:00Z">
        <w:r w:rsidR="00D64BD9" w:rsidDel="00E12B76">
          <w:rPr>
            <w:noProof/>
          </w:rPr>
          <w:drawing>
            <wp:inline distT="0" distB="0" distL="0" distR="0" wp14:anchorId="6419632E" wp14:editId="562C1E64">
              <wp:extent cx="5278755" cy="2117701"/>
              <wp:effectExtent l="0" t="0" r="0" b="0"/>
              <wp:docPr id="269" name="Picture 2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1177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32" w:author="gaurav" w:date="2021-06-04T06:30:00Z">
        <w:r w:rsidR="00E12B76" w:rsidRPr="00E12B76">
          <w:rPr>
            <w:noProof/>
          </w:rPr>
          <w:t xml:space="preserve"> </w:t>
        </w:r>
        <w:r w:rsidR="00E12B76">
          <w:rPr>
            <w:noProof/>
          </w:rPr>
          <w:drawing>
            <wp:inline distT="0" distB="0" distL="0" distR="0" wp14:anchorId="48CD4142" wp14:editId="017F843E">
              <wp:extent cx="5278755" cy="2498725"/>
              <wp:effectExtent l="0" t="0" r="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498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C9050B" w14:textId="77777777" w:rsidR="00045C43" w:rsidRPr="007243D7" w:rsidRDefault="00045C43" w:rsidP="007E53B8">
      <w:pPr>
        <w:pStyle w:val="FigureCaption"/>
        <w:rPr>
          <w:u w:val="single"/>
        </w:rPr>
      </w:pPr>
      <w:bookmarkStart w:id="733" w:name="_Toc73686924"/>
      <w:r>
        <w:t xml:space="preserve">Figure </w:t>
      </w:r>
      <w:r w:rsidR="00BA11EA">
        <w:t>32</w:t>
      </w:r>
      <w:r>
        <w:t>: Filter Grievances</w:t>
      </w:r>
      <w:bookmarkEnd w:id="733"/>
    </w:p>
    <w:p w14:paraId="30D378EC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BD2CE60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21440E25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 xml:space="preserve">: This is the transaction ID of the </w:t>
      </w:r>
      <w:r w:rsidR="00560655">
        <w:t>type approval request</w:t>
      </w:r>
      <w:r>
        <w:t>.</w:t>
      </w:r>
    </w:p>
    <w:p w14:paraId="4ADF700A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78DA1E39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62C674CE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727BE5AA" w14:textId="506C99E2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del w:id="734" w:author="gaurav" w:date="2021-06-04T06:35:00Z">
        <w:r w:rsidDel="00E73F91">
          <w:delText>Administrator</w:delText>
        </w:r>
      </w:del>
      <w:ins w:id="735" w:author="gaurav" w:date="2021-06-04T06:35:00Z">
        <w:r w:rsidR="00E73F91">
          <w:t>Admin</w:t>
        </w:r>
      </w:ins>
    </w:p>
    <w:p w14:paraId="16269B01" w14:textId="77777777" w:rsidR="007243D7" w:rsidRDefault="007243D7" w:rsidP="00DC39E0">
      <w:pPr>
        <w:pStyle w:val="BodyText2"/>
        <w:numPr>
          <w:ilvl w:val="1"/>
          <w:numId w:val="47"/>
        </w:numPr>
      </w:pPr>
      <w:r>
        <w:lastRenderedPageBreak/>
        <w:t xml:space="preserve">Pending with </w:t>
      </w:r>
      <w:r w:rsidR="000040AB">
        <w:t>U</w:t>
      </w:r>
      <w:r>
        <w:t>ser</w:t>
      </w:r>
    </w:p>
    <w:p w14:paraId="62152CBC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61620B0D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094EDB00" w14:textId="77777777" w:rsidR="007243D7" w:rsidRDefault="00286E71" w:rsidP="000B0CE4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CC2E43" wp14:editId="55178FC3">
                <wp:simplePos x="0" y="0"/>
                <wp:positionH relativeFrom="column">
                  <wp:posOffset>-1612</wp:posOffset>
                </wp:positionH>
                <wp:positionV relativeFrom="paragraph">
                  <wp:posOffset>296154</wp:posOffset>
                </wp:positionV>
                <wp:extent cx="5268351" cy="1568450"/>
                <wp:effectExtent l="0" t="0" r="27940" b="1270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156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983257" id="Rectangle 273" o:spid="_x0000_s1026" style="position:absolute;margin-left:-.15pt;margin-top:23.3pt;width:414.85pt;height:123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" filled="f" strokecolor="black [3213]" strokeweight="1pt"/>
            </w:pict>
          </mc:Fallback>
        </mc:AlternateContent>
      </w:r>
      <w:r w:rsidR="00045C43">
        <w:t>The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31344A58" w14:textId="08155857" w:rsidR="00045C43" w:rsidRDefault="00286E71" w:rsidP="00793FF2">
      <w:pPr>
        <w:pStyle w:val="BodyText2"/>
        <w:jc w:val="center"/>
        <w:rPr>
          <w:ins w:id="736" w:author="gaurav" w:date="2021-06-04T06:29:00Z"/>
        </w:rPr>
      </w:pPr>
      <w:del w:id="737" w:author="gaurav" w:date="2021-06-04T06:29:00Z">
        <w:r w:rsidDel="00E12B76">
          <w:rPr>
            <w:noProof/>
          </w:rPr>
          <w:drawing>
            <wp:inline distT="0" distB="0" distL="0" distR="0" wp14:anchorId="03F31A5D" wp14:editId="4B07DF7B">
              <wp:extent cx="5278755" cy="1568450"/>
              <wp:effectExtent l="0" t="0" r="0" b="0"/>
              <wp:docPr id="272" name="Picture 2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568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5EAAF3D" w14:textId="0404C7BE" w:rsidR="00E12B76" w:rsidRDefault="00E12B76" w:rsidP="00793FF2">
      <w:pPr>
        <w:pStyle w:val="BodyText2"/>
        <w:jc w:val="center"/>
      </w:pPr>
      <w:ins w:id="738" w:author="gaurav" w:date="2021-06-04T06:29:00Z">
        <w:r>
          <w:rPr>
            <w:noProof/>
          </w:rPr>
          <w:drawing>
            <wp:inline distT="0" distB="0" distL="0" distR="0" wp14:anchorId="466F6F8F" wp14:editId="0CB78E46">
              <wp:extent cx="5278755" cy="1961515"/>
              <wp:effectExtent l="0" t="0" r="0" b="635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1961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E14E66A" w14:textId="77777777" w:rsidR="00A951C6" w:rsidRPr="007243D7" w:rsidRDefault="00A951C6" w:rsidP="00A951C6">
      <w:pPr>
        <w:pStyle w:val="FigureCaption"/>
        <w:rPr>
          <w:u w:val="single"/>
        </w:rPr>
      </w:pPr>
      <w:bookmarkStart w:id="739" w:name="_Toc73686925"/>
      <w:r>
        <w:t xml:space="preserve">Figure </w:t>
      </w:r>
      <w:r w:rsidR="00BA11EA">
        <w:t>33</w:t>
      </w:r>
      <w:r>
        <w:t>: Filter</w:t>
      </w:r>
      <w:r w:rsidR="006659F6">
        <w:t>ed</w:t>
      </w:r>
      <w:r>
        <w:t xml:space="preserve"> Grievances</w:t>
      </w:r>
      <w:bookmarkEnd w:id="739"/>
    </w:p>
    <w:p w14:paraId="049C8E5B" w14:textId="77777777" w:rsidR="00FA6180" w:rsidRPr="002460BA" w:rsidRDefault="00FA6180" w:rsidP="00FA6180">
      <w:pPr>
        <w:pStyle w:val="BodyText2"/>
        <w:rPr>
          <w:ins w:id="740" w:author="gaurav" w:date="2021-06-04T06:26:00Z"/>
        </w:rPr>
      </w:pPr>
      <w:bookmarkStart w:id="741" w:name="_Hlk73677241"/>
      <w:ins w:id="742" w:author="gaurav" w:date="2021-06-04T06:26:00Z">
        <w:r>
          <w:t>The user can clear all filters using the “</w:t>
        </w:r>
        <w:r w:rsidRPr="006B407A">
          <w:rPr>
            <w:b/>
            <w:bCs/>
          </w:rPr>
          <w:t>Clear All Filters</w:t>
        </w:r>
        <w:r>
  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  </w:r>
      </w:ins>
    </w:p>
    <w:p w14:paraId="050DFD66" w14:textId="6E513E7C" w:rsidR="00FA6180" w:rsidRDefault="00FA6180" w:rsidP="00FA6180">
      <w:pPr>
        <w:pStyle w:val="Heading2"/>
        <w:rPr>
          <w:ins w:id="743" w:author="gaurav" w:date="2021-06-04T06:26:00Z"/>
        </w:rPr>
      </w:pPr>
      <w:bookmarkStart w:id="744" w:name="_Toc73686819"/>
      <w:ins w:id="745" w:author="gaurav" w:date="2021-06-04T06:26:00Z">
        <w:r>
          <w:t>Sorting Grievances</w:t>
        </w:r>
        <w:bookmarkEnd w:id="744"/>
      </w:ins>
    </w:p>
    <w:p w14:paraId="04BED859" w14:textId="3DD7049F" w:rsidR="00FA6180" w:rsidRDefault="00FA6180" w:rsidP="00FA6180">
      <w:pPr>
        <w:pStyle w:val="BodyText2"/>
        <w:rPr>
          <w:ins w:id="746" w:author="gaurav" w:date="2021-06-04T06:26:00Z"/>
        </w:rPr>
      </w:pPr>
      <w:ins w:id="747" w:author="gaurav" w:date="2021-06-04T06:26:00Z">
        <w:r>
          <w:t xml:space="preserve">By default, all records displayed are sorted based on modified date. User can sort the records by clicking the arrow button on header in the table displayed. </w:t>
        </w:r>
      </w:ins>
    </w:p>
    <w:p w14:paraId="287E7AD7" w14:textId="77777777" w:rsidR="00FA6180" w:rsidRDefault="00FA6180" w:rsidP="00FA6180">
      <w:pPr>
        <w:pStyle w:val="BodyText2"/>
        <w:rPr>
          <w:ins w:id="748" w:author="gaurav" w:date="2021-06-04T06:26:00Z"/>
        </w:rPr>
      </w:pPr>
      <w:ins w:id="749" w:author="gaurav" w:date="2021-06-04T06:26:00Z">
        <w:r>
          <w:t>On first click, the records are sorted in ascending order. When user clicks the arrow buttons again, records are sorted in descending order.</w:t>
        </w:r>
      </w:ins>
    </w:p>
    <w:bookmarkEnd w:id="741"/>
    <w:p w14:paraId="42D83F2F" w14:textId="5F8181B9" w:rsidR="00A951C6" w:rsidRDefault="00E12B76" w:rsidP="00793FF2">
      <w:pPr>
        <w:pStyle w:val="BodyText2"/>
        <w:jc w:val="center"/>
        <w:rPr>
          <w:ins w:id="750" w:author="gaurav" w:date="2021-06-04T08:15:00Z"/>
        </w:rPr>
      </w:pPr>
      <w:ins w:id="751" w:author="gaurav" w:date="2021-06-04T06:28:00Z">
        <w:r>
          <w:rPr>
            <w:noProof/>
          </w:rPr>
          <w:lastRenderedPageBreak/>
          <w:drawing>
            <wp:inline distT="0" distB="0" distL="0" distR="0" wp14:anchorId="68074739" wp14:editId="39417951">
              <wp:extent cx="5278755" cy="2513330"/>
              <wp:effectExtent l="0" t="0" r="0" b="127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513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65A6CAE" w14:textId="0CE0C30D" w:rsidR="008376F5" w:rsidRPr="008376F5" w:rsidRDefault="008376F5">
      <w:pPr>
        <w:pStyle w:val="FigureCaption"/>
        <w:rPr>
          <w:u w:val="single"/>
          <w:rPrChange w:id="752" w:author="gaurav" w:date="2021-06-04T08:15:00Z">
            <w:rPr/>
          </w:rPrChange>
        </w:rPr>
        <w:pPrChange w:id="753" w:author="gaurav" w:date="2021-06-04T08:15:00Z">
          <w:pPr>
            <w:pStyle w:val="BodyText2"/>
            <w:jc w:val="center"/>
          </w:pPr>
        </w:pPrChange>
      </w:pPr>
      <w:ins w:id="754" w:author="gaurav" w:date="2021-06-04T08:15:00Z">
        <w:r>
          <w:t xml:space="preserve">Figure 34: </w:t>
        </w:r>
      </w:ins>
      <w:ins w:id="755" w:author="gaurav" w:date="2021-06-04T09:02:00Z">
        <w:r w:rsidR="00197537">
          <w:t>Sorted</w:t>
        </w:r>
      </w:ins>
      <w:ins w:id="756" w:author="gaurav" w:date="2021-06-04T08:15:00Z">
        <w:r>
          <w:t xml:space="preserve"> Grievances</w:t>
        </w:r>
      </w:ins>
    </w:p>
    <w:p w14:paraId="7CFCBD45" w14:textId="77777777" w:rsidR="007243D7" w:rsidRDefault="005937A5" w:rsidP="00045C43">
      <w:pPr>
        <w:pStyle w:val="Heading2"/>
      </w:pPr>
      <w:bookmarkStart w:id="757" w:name="_Toc73686820"/>
      <w:r>
        <w:t>Export</w:t>
      </w:r>
      <w:r w:rsidR="00045C43">
        <w:t xml:space="preserve"> Grievances</w:t>
      </w:r>
      <w:bookmarkEnd w:id="757"/>
    </w:p>
    <w:p w14:paraId="06F6000C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266C8921" w14:textId="61CF84EA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2CD57661" w14:textId="77777777" w:rsidR="009915B5" w:rsidRDefault="008A0DF0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91A250" wp14:editId="2B0CBFF7">
                <wp:simplePos x="0" y="0"/>
                <wp:positionH relativeFrom="column">
                  <wp:posOffset>181268</wp:posOffset>
                </wp:positionH>
                <wp:positionV relativeFrom="paragraph">
                  <wp:posOffset>293907</wp:posOffset>
                </wp:positionV>
                <wp:extent cx="5268351" cy="2117090"/>
                <wp:effectExtent l="0" t="0" r="27940" b="1651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351" cy="2117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334EC6" id="Rectangle 276" o:spid="_x0000_s1026" style="position:absolute;margin-left:14.25pt;margin-top:23.15pt;width:414.85pt;height:166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142B3458" w14:textId="68FEBE97" w:rsidR="00941A7E" w:rsidRDefault="00761D04" w:rsidP="008A0DF0">
      <w:pPr>
        <w:pStyle w:val="BodyText2"/>
        <w:ind w:left="284"/>
        <w:jc w:val="center"/>
        <w:rPr>
          <w:ins w:id="758" w:author="gaurav" w:date="2021-06-04T06:23:00Z"/>
        </w:rPr>
      </w:pPr>
      <w:del w:id="759" w:author="gaurav" w:date="2021-06-04T06:23:00Z">
        <w:r w:rsidDel="00FA6180">
          <w:rPr>
            <w:noProof/>
          </w:rPr>
          <w:drawing>
            <wp:inline distT="0" distB="0" distL="0" distR="0" wp14:anchorId="50F120DE" wp14:editId="771F93DA">
              <wp:extent cx="5278755" cy="2117701"/>
              <wp:effectExtent l="0" t="0" r="0" b="0"/>
              <wp:docPr id="274" name="Picture 2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1177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635C713" w14:textId="0FE28AF7" w:rsidR="00FA6180" w:rsidRDefault="00FA6180" w:rsidP="008A0DF0">
      <w:pPr>
        <w:pStyle w:val="BodyText2"/>
        <w:ind w:left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2D2599" wp14:editId="124F5F5B">
                <wp:simplePos x="0" y="0"/>
                <wp:positionH relativeFrom="column">
                  <wp:posOffset>2824480</wp:posOffset>
                </wp:positionH>
                <wp:positionV relativeFrom="paragraph">
                  <wp:posOffset>706755</wp:posOffset>
                </wp:positionV>
                <wp:extent cx="541655" cy="233680"/>
                <wp:effectExtent l="0" t="0" r="10795" b="1397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655" cy="2336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B81111" w14:textId="77777777" w:rsidR="0092423E" w:rsidRDefault="0092423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D2599" id="Rectangle 265" o:spid="_x0000_s1033" style="position:absolute;left:0;text-align:left;margin-left:222.4pt;margin-top:55.65pt;width:42.65pt;height:1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" filled="f" strokecolor="#ffc000 [3207]" strokeweight="2pt">
                <v:textbox>
                  <w:txbxContent>
                    <w:p w14:paraId="49B81111" w14:textId="77777777" w:rsidR="0092423E" w:rsidRDefault="0092423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ins w:id="760" w:author="gaurav" w:date="2021-06-04T06:24:00Z">
        <w:r>
          <w:rPr>
            <w:noProof/>
          </w:rPr>
          <w:drawing>
            <wp:inline distT="0" distB="0" distL="0" distR="0" wp14:anchorId="4E538E4C" wp14:editId="5859DBBA">
              <wp:extent cx="5278755" cy="2489200"/>
              <wp:effectExtent l="0" t="0" r="0" b="635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489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883C3EC" w14:textId="0226D8ED" w:rsidR="00E33E46" w:rsidRDefault="000F2A8D" w:rsidP="007E53B8">
      <w:pPr>
        <w:pStyle w:val="FigureCaption"/>
      </w:pPr>
      <w:del w:id="761" w:author="gaurav" w:date="2021-06-04T06:24:00Z">
        <w:r w:rsidDel="00FA6180">
          <w:delText xml:space="preserve">                                 </w:delText>
        </w:r>
      </w:del>
      <w:bookmarkStart w:id="762" w:name="_Toc73686926"/>
      <w:r w:rsidR="00E33E46">
        <w:t xml:space="preserve">Figure </w:t>
      </w:r>
      <w:r w:rsidR="00BA11EA">
        <w:t>3</w:t>
      </w:r>
      <w:ins w:id="763" w:author="gaurav" w:date="2021-06-04T09:03:00Z">
        <w:r w:rsidR="0077672C">
          <w:t>5</w:t>
        </w:r>
      </w:ins>
      <w:del w:id="764" w:author="gaurav" w:date="2021-06-04T08:15:00Z">
        <w:r w:rsidR="00A14FF0" w:rsidDel="008376F5">
          <w:delText>4</w:delText>
        </w:r>
      </w:del>
      <w:r w:rsidR="00E33E46">
        <w:t>: Grievance Management</w:t>
      </w:r>
      <w:bookmarkEnd w:id="762"/>
    </w:p>
    <w:p w14:paraId="5200182A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68ABDE85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4651E70E" wp14:editId="4F19DDD9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4774C" w14:textId="5FE30CA9" w:rsidR="009915B5" w:rsidRDefault="00976ADF" w:rsidP="007E53B8">
      <w:pPr>
        <w:pStyle w:val="FigureCaption"/>
      </w:pPr>
      <w:r>
        <w:t xml:space="preserve">  </w:t>
      </w:r>
      <w:bookmarkStart w:id="765" w:name="_Toc73686927"/>
      <w:r w:rsidR="009915B5" w:rsidRPr="00D405A8">
        <w:t xml:space="preserve">Figure </w:t>
      </w:r>
      <w:r w:rsidR="00BA11EA">
        <w:t>3</w:t>
      </w:r>
      <w:del w:id="766" w:author="gaurav" w:date="2021-06-04T09:03:00Z">
        <w:r w:rsidR="00BA11EA" w:rsidDel="0077672C">
          <w:delText>5</w:delText>
        </w:r>
      </w:del>
      <w:ins w:id="767" w:author="gaurav" w:date="2021-06-04T09:03:00Z">
        <w:r w:rsidR="0077672C">
          <w:t>6</w:t>
        </w:r>
      </w:ins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765"/>
      <w:r w:rsidR="009915B5">
        <w:t xml:space="preserve"> </w:t>
      </w:r>
    </w:p>
    <w:p w14:paraId="08E1766E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4C8908F1" w14:textId="007CB75C" w:rsidR="0036447D" w:rsidRDefault="00FA6180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4B92E8D7" wp14:editId="5F0DF25F">
            <wp:extent cx="5278755" cy="710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DB1F" w14:textId="275CB3B2" w:rsidR="009915B5" w:rsidRDefault="009915B5" w:rsidP="007E53B8">
      <w:pPr>
        <w:pStyle w:val="FigureCaption"/>
      </w:pPr>
      <w:bookmarkStart w:id="768" w:name="_Toc73686928"/>
      <w:r>
        <w:t xml:space="preserve">Figure </w:t>
      </w:r>
      <w:r w:rsidR="00BA11EA">
        <w:t>3</w:t>
      </w:r>
      <w:ins w:id="769" w:author="gaurav" w:date="2021-06-04T09:03:00Z">
        <w:r w:rsidR="0077672C">
          <w:t>7</w:t>
        </w:r>
      </w:ins>
      <w:del w:id="770" w:author="gaurav" w:date="2021-06-04T09:03:00Z">
        <w:r w:rsidR="00BA11EA" w:rsidDel="0077672C">
          <w:delText>6</w:delText>
        </w:r>
      </w:del>
      <w:r>
        <w:t xml:space="preserve">: </w:t>
      </w:r>
      <w:r w:rsidR="000F5679">
        <w:t>Exported Grievances</w:t>
      </w:r>
      <w:bookmarkEnd w:id="768"/>
    </w:p>
    <w:p w14:paraId="7A6AF85E" w14:textId="3C2F3A5F" w:rsidR="005937A5" w:rsidRDefault="0070762E" w:rsidP="003559A3">
      <w:pPr>
        <w:pStyle w:val="BodyText2"/>
      </w:pPr>
      <w:r>
        <w:t xml:space="preserve">Instead of exporting all the grievances, </w:t>
      </w:r>
      <w:r w:rsidR="009A50CC">
        <w:t xml:space="preserve">TRC 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85"/>
      <w:headerReference w:type="first" r:id="rId86"/>
      <w:footerReference w:type="first" r:id="rId87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A133F" w14:textId="77777777" w:rsidR="00C26E01" w:rsidRDefault="00C26E01">
      <w:r>
        <w:separator/>
      </w:r>
    </w:p>
    <w:p w14:paraId="2F013194" w14:textId="77777777" w:rsidR="00C26E01" w:rsidRDefault="00C26E01"/>
  </w:endnote>
  <w:endnote w:type="continuationSeparator" w:id="0">
    <w:p w14:paraId="7EB41621" w14:textId="77777777" w:rsidR="00C26E01" w:rsidRDefault="00C26E01">
      <w:r>
        <w:continuationSeparator/>
      </w:r>
    </w:p>
    <w:p w14:paraId="5DC1E3D3" w14:textId="77777777" w:rsidR="00C26E01" w:rsidRDefault="00C26E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7084F" w14:textId="77777777" w:rsidR="0092423E" w:rsidRPr="0089039A" w:rsidRDefault="0092423E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563C7" w14:textId="77777777" w:rsidR="0092423E" w:rsidRPr="003912B1" w:rsidRDefault="0092423E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3122AF">
      <w:rPr>
        <w:noProof/>
        <w:sz w:val="18"/>
        <w:szCs w:val="18"/>
      </w:rPr>
      <w:t>28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7819066" w14:textId="77777777" w:rsidR="0092423E" w:rsidRDefault="0092423E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DB926" w14:textId="77777777" w:rsidR="0092423E" w:rsidRDefault="0092423E" w:rsidP="008E4210">
    <w:pPr>
      <w:pStyle w:val="Code"/>
    </w:pPr>
  </w:p>
  <w:p w14:paraId="21B4E6B6" w14:textId="77777777" w:rsidR="0092423E" w:rsidRPr="00805B5D" w:rsidRDefault="0092423E" w:rsidP="008E4210">
    <w:pPr>
      <w:pStyle w:val="BodyText2"/>
    </w:pPr>
  </w:p>
  <w:p w14:paraId="340389FE" w14:textId="77777777" w:rsidR="0092423E" w:rsidRPr="00FC40C3" w:rsidRDefault="0092423E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F1599" w14:textId="77777777" w:rsidR="0092423E" w:rsidRPr="00531438" w:rsidRDefault="0092423E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5E7A" w14:textId="77777777" w:rsidR="0092423E" w:rsidRDefault="0092423E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63931B80" w14:textId="77777777" w:rsidR="0092423E" w:rsidRPr="00A27E48" w:rsidRDefault="0092423E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FCFE3" w14:textId="77777777" w:rsidR="00C26E01" w:rsidRDefault="00C26E01">
      <w:r>
        <w:separator/>
      </w:r>
    </w:p>
    <w:p w14:paraId="3F771D4B" w14:textId="77777777" w:rsidR="00C26E01" w:rsidRDefault="00C26E01"/>
  </w:footnote>
  <w:footnote w:type="continuationSeparator" w:id="0">
    <w:p w14:paraId="6D4BE79F" w14:textId="77777777" w:rsidR="00C26E01" w:rsidRDefault="00C26E01">
      <w:r>
        <w:continuationSeparator/>
      </w:r>
    </w:p>
    <w:p w14:paraId="1401A292" w14:textId="77777777" w:rsidR="00C26E01" w:rsidRDefault="00C26E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EBCA6" w14:textId="77777777" w:rsidR="0092423E" w:rsidRDefault="0092423E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14006BDA" wp14:editId="6F364BAE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4480C83" w14:textId="77777777" w:rsidR="0092423E" w:rsidRDefault="0092423E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6D9A2" w14:textId="77777777" w:rsidR="0092423E" w:rsidRDefault="0092423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110248FA" wp14:editId="1FB64E8D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537E38E" w14:textId="77777777" w:rsidR="0092423E" w:rsidRDefault="0092423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TRC 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853E6" w14:textId="77777777" w:rsidR="0092423E" w:rsidRDefault="0092423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A77B8" w14:textId="77777777" w:rsidR="0092423E" w:rsidRDefault="0092423E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2FF045C0" wp14:editId="2FB09804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24C48CF3" wp14:editId="2360024C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6CB09" w14:textId="77777777" w:rsidR="0092423E" w:rsidRDefault="0092423E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544E40B" wp14:editId="2EED49F2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3B07D26A" w14:textId="77777777" w:rsidR="0092423E" w:rsidRDefault="0092423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B591D" w14:textId="77777777" w:rsidR="0092423E" w:rsidRDefault="0092423E">
    <w:r>
      <w:rPr>
        <w:noProof/>
      </w:rPr>
      <w:drawing>
        <wp:anchor distT="0" distB="0" distL="114300" distR="114300" simplePos="0" relativeHeight="251666432" behindDoc="1" locked="0" layoutInCell="1" allowOverlap="1" wp14:anchorId="603A9B7C" wp14:editId="436BC454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07E232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76.3pt;height:76.3pt" o:bullet="t">
        <v:imagedata r:id="rId1" o:title="bullet"/>
      </v:shape>
    </w:pict>
  </w:numPicBullet>
  <w:numPicBullet w:numPicBulletId="1">
    <w:pict>
      <v:shape id="_x0000_i1045" type="#_x0000_t75" alt="A close up of a logo&#10;&#10;Description automatically generated" style="width:48pt;height:43.7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aurav">
    <w15:presenceInfo w15:providerId="None" w15:userId="gaura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IN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trackRevisions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42C"/>
    <w:rsid w:val="00005988"/>
    <w:rsid w:val="00006054"/>
    <w:rsid w:val="000065D5"/>
    <w:rsid w:val="000065F0"/>
    <w:rsid w:val="00006FA2"/>
    <w:rsid w:val="000072A1"/>
    <w:rsid w:val="0000745A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0B6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799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4D6C"/>
    <w:rsid w:val="0008552B"/>
    <w:rsid w:val="000860F1"/>
    <w:rsid w:val="000864CB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92B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4A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59B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532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806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37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25F"/>
    <w:rsid w:val="001C0A88"/>
    <w:rsid w:val="001C1287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89C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4F6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D9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5ED9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6E71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085"/>
    <w:rsid w:val="002C41A1"/>
    <w:rsid w:val="002C4B18"/>
    <w:rsid w:val="002C4F43"/>
    <w:rsid w:val="002C5F49"/>
    <w:rsid w:val="002C674B"/>
    <w:rsid w:val="002C675A"/>
    <w:rsid w:val="002C689B"/>
    <w:rsid w:val="002C6FF5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456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0A88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2AF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9A3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06B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10E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1A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15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3D9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3F"/>
    <w:rsid w:val="00465952"/>
    <w:rsid w:val="004662B9"/>
    <w:rsid w:val="004667FB"/>
    <w:rsid w:val="00466A00"/>
    <w:rsid w:val="00466BC3"/>
    <w:rsid w:val="0046727D"/>
    <w:rsid w:val="004675B6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89C"/>
    <w:rsid w:val="00492F14"/>
    <w:rsid w:val="0049367B"/>
    <w:rsid w:val="00493961"/>
    <w:rsid w:val="00493BE1"/>
    <w:rsid w:val="00493F36"/>
    <w:rsid w:val="00494063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A78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CF5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B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3F3A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143"/>
    <w:rsid w:val="00560370"/>
    <w:rsid w:val="00560655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33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0DA8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40E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0B0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D8A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A9D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1D04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72C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7A5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5C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03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1BB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0EE2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6F5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12D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72B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455E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0DF0"/>
    <w:rsid w:val="008A1010"/>
    <w:rsid w:val="008A11AC"/>
    <w:rsid w:val="008A1BF9"/>
    <w:rsid w:val="008A1FD3"/>
    <w:rsid w:val="008A25CA"/>
    <w:rsid w:val="008A2D4E"/>
    <w:rsid w:val="008A3310"/>
    <w:rsid w:val="008A36B7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363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54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3FF2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23E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40F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64D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0CC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DBD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51C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085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3C8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4580"/>
    <w:rsid w:val="00A5518E"/>
    <w:rsid w:val="00A55519"/>
    <w:rsid w:val="00A559A6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6D7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DDE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BA6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2E83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2CD6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1EA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A7D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6975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39B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01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38F3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3C53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B80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94B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2E5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65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BD9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CD7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B76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58E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3F91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A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2F62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5BB8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6FF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79F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180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6E20B9"/>
  <w15:docId w15:val="{82D17138-7CA5-47D4-9E53-CDDD06EF8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gif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microsoft.com/office/2011/relationships/people" Target="people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footer" Target="footer5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theme" Target="theme/theme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header" Target="header5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image" Target="media/image23.gi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gif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459148-9E97-4C10-AE0A-222CA9A62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165</TotalTime>
  <Pages>46</Pages>
  <Words>5124</Words>
  <Characters>29213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34269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30</cp:revision>
  <cp:lastPrinted>2020-02-27T15:44:00Z</cp:lastPrinted>
  <dcterms:created xsi:type="dcterms:W3CDTF">2021-06-04T00:52:00Z</dcterms:created>
  <dcterms:modified xsi:type="dcterms:W3CDTF">2021-06-04T03:38:00Z</dcterms:modified>
</cp:coreProperties>
</file>