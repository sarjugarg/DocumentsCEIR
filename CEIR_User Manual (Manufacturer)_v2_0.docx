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F0D50" w14:textId="77777777" w:rsidR="003C7ABF" w:rsidRPr="008758D2" w:rsidRDefault="00EE5F24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B283707" wp14:editId="10D3E415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0BD4F" w14:textId="77777777" w:rsidR="00392897" w:rsidRPr="003236E0" w:rsidRDefault="00392897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Manufacturer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2837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85pt;margin-top:401.55pt;width:594.1pt;height:62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" filled="f" stroked="f">
                <v:textbox>
                  <w:txbxContent>
                    <w:p w14:paraId="1C90BD4F" w14:textId="77777777" w:rsidR="00392897" w:rsidRPr="003236E0" w:rsidRDefault="00392897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Manufacturer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1.0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E1B99F" wp14:editId="0D9AC0E3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3B8563E" w14:textId="77777777" w:rsidR="00392897" w:rsidRDefault="00392897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1B99F" id="Rectangle 41" o:spid="_x0000_s1027" style="position:absolute;margin-left:-18.85pt;margin-top:401.15pt;width:646.7pt;height:6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whXh1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63B8563E" w14:textId="77777777" w:rsidR="00392897" w:rsidRDefault="00392897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04E679D1" wp14:editId="18DC06FE">
                <wp:simplePos x="0" y="0"/>
                <wp:positionH relativeFrom="page">
                  <wp:posOffset>0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144B2" w14:textId="77777777" w:rsidR="00392897" w:rsidRPr="00B44664" w:rsidRDefault="00392897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Central Equipment Identity Register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Manufacturere</w:t>
                            </w:r>
                            <w:proofErr w:type="spellEnd"/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679D1" id="_x0000_s1028" type="#_x0000_t202" style="position:absolute;margin-left:0;margin-top:230.55pt;width:594.1pt;height:132.85pt;z-index:2516428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" filled="f" stroked="f">
                <v:textbox>
                  <w:txbxContent>
                    <w:p w14:paraId="4AB144B2" w14:textId="77777777" w:rsidR="00392897" w:rsidRPr="00B44664" w:rsidRDefault="00392897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Central Equipment Identity Register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Manufacturere</w:t>
                      </w:r>
                      <w:proofErr w:type="spellEnd"/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4C04FD5D" wp14:editId="7678B060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73AF31B" w14:textId="77777777" w:rsidR="00392897" w:rsidRDefault="00392897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4FD5D" id="Rectangle 220" o:spid="_x0000_s1029" style="position:absolute;margin-left:0;margin-top:230.55pt;width:646.7pt;height:132.85pt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173AF31B" w14:textId="77777777" w:rsidR="00392897" w:rsidRDefault="00392897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3E9E7664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34858782"/>
      <w:bookmarkStart w:id="66" w:name="_Toc354994306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60309EA0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3CD3C587" w14:textId="77777777" w:rsidTr="0001372C">
        <w:tc>
          <w:tcPr>
            <w:tcW w:w="2282" w:type="dxa"/>
            <w:shd w:val="clear" w:color="auto" w:fill="5B9BD5" w:themeFill="accent1"/>
          </w:tcPr>
          <w:p w14:paraId="44423C70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3C156623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1BFC1134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302CAC1E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6A1485D7" w14:textId="77777777" w:rsidTr="0001372C">
        <w:tc>
          <w:tcPr>
            <w:tcW w:w="2282" w:type="dxa"/>
          </w:tcPr>
          <w:p w14:paraId="234DA296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74632676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1AC77222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7072402A" w14:textId="77777777" w:rsidR="004F2CE7" w:rsidRPr="00BD7ABF" w:rsidRDefault="00631AF3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March</w:t>
            </w:r>
            <w:r w:rsidR="00BD7ABF">
              <w:rPr>
                <w:rFonts w:cs="Arial"/>
                <w:sz w:val="18"/>
                <w:szCs w:val="18"/>
              </w:rPr>
              <w:t xml:space="preserve">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</w:tbl>
    <w:p w14:paraId="305F693D" w14:textId="77777777" w:rsidR="004F2CE7" w:rsidRDefault="004F2CE7" w:rsidP="00531438">
      <w:pPr>
        <w:pStyle w:val="BodyText20"/>
      </w:pPr>
    </w:p>
    <w:p w14:paraId="575524B9" w14:textId="77777777" w:rsidR="004F2CE7" w:rsidRPr="00531438" w:rsidRDefault="004F2CE7" w:rsidP="00531438">
      <w:pPr>
        <w:pStyle w:val="BodyText20"/>
      </w:pPr>
    </w:p>
    <w:p w14:paraId="786EA5B2" w14:textId="77777777" w:rsidR="00531438" w:rsidRPr="00531438" w:rsidRDefault="00531438" w:rsidP="00531438">
      <w:pPr>
        <w:pStyle w:val="BodyText20"/>
      </w:pPr>
    </w:p>
    <w:p w14:paraId="47D78B5C" w14:textId="77777777" w:rsidR="00531438" w:rsidRPr="00531438" w:rsidRDefault="00531438" w:rsidP="00531438">
      <w:pPr>
        <w:pStyle w:val="BodyText20"/>
      </w:pPr>
    </w:p>
    <w:p w14:paraId="330A1F44" w14:textId="77777777" w:rsidR="00531438" w:rsidRPr="00531438" w:rsidRDefault="00531438" w:rsidP="00531438">
      <w:pPr>
        <w:pStyle w:val="BodyText20"/>
      </w:pPr>
    </w:p>
    <w:p w14:paraId="265E3B30" w14:textId="77777777" w:rsidR="00531438" w:rsidRPr="00531438" w:rsidRDefault="00531438" w:rsidP="00531438">
      <w:pPr>
        <w:pStyle w:val="BodyText20"/>
      </w:pPr>
    </w:p>
    <w:p w14:paraId="08115EDB" w14:textId="77777777" w:rsidR="00531438" w:rsidRPr="00531438" w:rsidRDefault="00531438" w:rsidP="00531438">
      <w:pPr>
        <w:pStyle w:val="BodyText20"/>
      </w:pPr>
    </w:p>
    <w:p w14:paraId="1D70B6CD" w14:textId="77777777" w:rsidR="00531438" w:rsidRPr="00531438" w:rsidRDefault="00531438" w:rsidP="00531438">
      <w:pPr>
        <w:pStyle w:val="BodyText20"/>
      </w:pPr>
    </w:p>
    <w:p w14:paraId="082195A4" w14:textId="77777777" w:rsidR="00531438" w:rsidRDefault="00531438" w:rsidP="00531438">
      <w:pPr>
        <w:pStyle w:val="BodyText20"/>
      </w:pPr>
    </w:p>
    <w:p w14:paraId="0B766CC7" w14:textId="77777777" w:rsidR="0040040A" w:rsidRDefault="0040040A" w:rsidP="00531438">
      <w:pPr>
        <w:pStyle w:val="BodyText20"/>
      </w:pPr>
    </w:p>
    <w:p w14:paraId="5937CA9C" w14:textId="77777777" w:rsidR="0040040A" w:rsidRDefault="0040040A" w:rsidP="00531438">
      <w:pPr>
        <w:pStyle w:val="BodyText20"/>
      </w:pPr>
    </w:p>
    <w:p w14:paraId="4C64A4FA" w14:textId="77777777" w:rsidR="0040040A" w:rsidRDefault="0040040A" w:rsidP="00531438">
      <w:pPr>
        <w:pStyle w:val="BodyText20"/>
      </w:pPr>
    </w:p>
    <w:p w14:paraId="4C19F0A6" w14:textId="77777777" w:rsidR="0040040A" w:rsidRDefault="0040040A" w:rsidP="00531438">
      <w:pPr>
        <w:pStyle w:val="BodyText20"/>
      </w:pPr>
    </w:p>
    <w:p w14:paraId="1A31E460" w14:textId="77777777" w:rsidR="0040040A" w:rsidRDefault="0040040A" w:rsidP="00531438">
      <w:pPr>
        <w:pStyle w:val="BodyText20"/>
      </w:pPr>
    </w:p>
    <w:p w14:paraId="07130913" w14:textId="77777777" w:rsidR="0040040A" w:rsidRDefault="0040040A" w:rsidP="00531438">
      <w:pPr>
        <w:pStyle w:val="BodyText20"/>
      </w:pPr>
    </w:p>
    <w:p w14:paraId="004FDB59" w14:textId="77777777" w:rsidR="0040040A" w:rsidRDefault="0040040A" w:rsidP="00531438">
      <w:pPr>
        <w:pStyle w:val="BodyText20"/>
      </w:pPr>
    </w:p>
    <w:p w14:paraId="129E96B6" w14:textId="77777777" w:rsidR="0040040A" w:rsidRDefault="0040040A" w:rsidP="00531438">
      <w:pPr>
        <w:pStyle w:val="BodyText20"/>
      </w:pPr>
    </w:p>
    <w:p w14:paraId="6908927E" w14:textId="77777777" w:rsidR="0040040A" w:rsidRDefault="0040040A" w:rsidP="00531438">
      <w:pPr>
        <w:pStyle w:val="BodyText20"/>
      </w:pPr>
    </w:p>
    <w:p w14:paraId="08E8D3D5" w14:textId="77777777" w:rsidR="0040040A" w:rsidRDefault="0040040A" w:rsidP="00531438">
      <w:pPr>
        <w:pStyle w:val="BodyText20"/>
      </w:pPr>
    </w:p>
    <w:p w14:paraId="6713592F" w14:textId="77777777" w:rsidR="0040040A" w:rsidRDefault="0040040A" w:rsidP="00531438">
      <w:pPr>
        <w:pStyle w:val="BodyText20"/>
      </w:pPr>
    </w:p>
    <w:p w14:paraId="6C5152DD" w14:textId="77777777" w:rsidR="0040040A" w:rsidRDefault="0040040A" w:rsidP="00531438">
      <w:pPr>
        <w:pStyle w:val="BodyText20"/>
      </w:pPr>
    </w:p>
    <w:p w14:paraId="06E4CC9E" w14:textId="77777777" w:rsidR="0040040A" w:rsidRDefault="0040040A" w:rsidP="00531438">
      <w:pPr>
        <w:pStyle w:val="BodyText20"/>
      </w:pPr>
    </w:p>
    <w:p w14:paraId="128A8545" w14:textId="77777777" w:rsidR="0040040A" w:rsidRDefault="0040040A" w:rsidP="00531438">
      <w:pPr>
        <w:pStyle w:val="BodyText20"/>
      </w:pPr>
    </w:p>
    <w:p w14:paraId="6727608F" w14:textId="77777777" w:rsidR="0040040A" w:rsidRDefault="0040040A" w:rsidP="00531438">
      <w:pPr>
        <w:pStyle w:val="BodyText20"/>
      </w:pPr>
    </w:p>
    <w:p w14:paraId="6CB04C80" w14:textId="77777777" w:rsidR="0040040A" w:rsidRDefault="0040040A" w:rsidP="00531438">
      <w:pPr>
        <w:pStyle w:val="BodyText20"/>
      </w:pPr>
    </w:p>
    <w:p w14:paraId="4273C2AF" w14:textId="77777777" w:rsidR="0040040A" w:rsidRDefault="0040040A" w:rsidP="00531438">
      <w:pPr>
        <w:pStyle w:val="BodyText20"/>
      </w:pPr>
    </w:p>
    <w:p w14:paraId="6E009AE6" w14:textId="77777777" w:rsidR="0040040A" w:rsidRDefault="0040040A" w:rsidP="00531438">
      <w:pPr>
        <w:pStyle w:val="BodyText20"/>
      </w:pPr>
    </w:p>
    <w:p w14:paraId="284355E7" w14:textId="77777777" w:rsidR="0040040A" w:rsidRDefault="0040040A" w:rsidP="00531438">
      <w:pPr>
        <w:pStyle w:val="BodyText20"/>
      </w:pPr>
    </w:p>
    <w:p w14:paraId="3A434B92" w14:textId="77777777" w:rsidR="0040040A" w:rsidRDefault="0040040A" w:rsidP="00531438">
      <w:pPr>
        <w:pStyle w:val="BodyText20"/>
      </w:pPr>
    </w:p>
    <w:p w14:paraId="42B6F2E9" w14:textId="77777777" w:rsidR="0040040A" w:rsidRDefault="0040040A" w:rsidP="00531438">
      <w:pPr>
        <w:pStyle w:val="BodyText20"/>
      </w:pPr>
    </w:p>
    <w:p w14:paraId="7F91AA6F" w14:textId="77777777" w:rsidR="0040040A" w:rsidRDefault="0040040A" w:rsidP="00531438">
      <w:pPr>
        <w:pStyle w:val="BodyText20"/>
      </w:pPr>
    </w:p>
    <w:p w14:paraId="124463B5" w14:textId="77777777" w:rsidR="0040040A" w:rsidRDefault="0040040A" w:rsidP="00531438">
      <w:pPr>
        <w:pStyle w:val="BodyText20"/>
      </w:pPr>
    </w:p>
    <w:p w14:paraId="64B1C223" w14:textId="77777777" w:rsidR="0040040A" w:rsidRPr="00531438" w:rsidRDefault="0040040A" w:rsidP="00531438">
      <w:pPr>
        <w:pStyle w:val="BodyText20"/>
      </w:pPr>
    </w:p>
    <w:p w14:paraId="12719913" w14:textId="77777777" w:rsidR="00531438" w:rsidRPr="00531438" w:rsidRDefault="00531438" w:rsidP="00531438">
      <w:pPr>
        <w:pStyle w:val="BodyText20"/>
      </w:pPr>
    </w:p>
    <w:p w14:paraId="2B0A3802" w14:textId="77777777" w:rsidR="00531438" w:rsidRPr="00531438" w:rsidRDefault="00531438" w:rsidP="00531438">
      <w:pPr>
        <w:pStyle w:val="BodyText20"/>
      </w:pPr>
    </w:p>
    <w:p w14:paraId="421370DB" w14:textId="77777777" w:rsidR="00531438" w:rsidRPr="00531438" w:rsidRDefault="00531438" w:rsidP="00531438">
      <w:pPr>
        <w:pStyle w:val="BodyText20"/>
      </w:pPr>
    </w:p>
    <w:p w14:paraId="7EDD4A03" w14:textId="77777777" w:rsidR="00531438" w:rsidRDefault="00531438" w:rsidP="00531438">
      <w:pPr>
        <w:pStyle w:val="BodyText20"/>
      </w:pPr>
    </w:p>
    <w:p w14:paraId="0A6D47BC" w14:textId="77777777" w:rsidR="00BD7ABF" w:rsidRDefault="00BD7ABF" w:rsidP="00531438">
      <w:pPr>
        <w:pStyle w:val="BodyText20"/>
      </w:pPr>
    </w:p>
    <w:p w14:paraId="1D65A77A" w14:textId="77777777" w:rsidR="00BD7ABF" w:rsidRDefault="00BD7ABF" w:rsidP="00531438">
      <w:pPr>
        <w:pStyle w:val="BodyText20"/>
      </w:pPr>
    </w:p>
    <w:p w14:paraId="5FD6C54A" w14:textId="77777777" w:rsidR="0001372C" w:rsidRDefault="0001372C" w:rsidP="00531438">
      <w:pPr>
        <w:pStyle w:val="BodyText20"/>
      </w:pPr>
    </w:p>
    <w:p w14:paraId="4D5B9D25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6"/>
    </w:p>
    <w:bookmarkStart w:id="67" w:name="_Toc34858783" w:displacedByCustomXml="next"/>
    <w:bookmarkStart w:id="68" w:name="_Toc33605929" w:displacedByCustomXml="next"/>
    <w:bookmarkStart w:id="69" w:name="_Toc32485226" w:displacedByCustomXml="next"/>
    <w:bookmarkStart w:id="70" w:name="_Toc32485178" w:displacedByCustomXml="next"/>
    <w:bookmarkStart w:id="71" w:name="_Toc32478498" w:displacedByCustomXml="next"/>
    <w:bookmarkStart w:id="72" w:name="_Toc31988934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4EA8788C" w14:textId="77777777" w:rsidR="000B0CE4" w:rsidRDefault="000B0CE4" w:rsidP="000B0CE4">
          <w:pPr>
            <w:pStyle w:val="TableNames"/>
          </w:pPr>
          <w:r>
            <w:t>Contents</w:t>
          </w:r>
          <w:bookmarkEnd w:id="72"/>
          <w:bookmarkEnd w:id="71"/>
          <w:bookmarkEnd w:id="70"/>
          <w:bookmarkEnd w:id="69"/>
          <w:bookmarkEnd w:id="68"/>
          <w:bookmarkEnd w:id="67"/>
        </w:p>
        <w:p w14:paraId="6CB45EEE" w14:textId="249BC913" w:rsidR="00C770B8" w:rsidRDefault="000B0CE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34858782" w:history="1">
            <w:r w:rsidR="00C770B8" w:rsidRPr="001A5A5B">
              <w:rPr>
                <w:rStyle w:val="Hyperlink"/>
                <w:noProof/>
              </w:rPr>
              <w:t>Document Change History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_Toc34858782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i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5EAAC174" w14:textId="78DBA57C" w:rsidR="00C770B8" w:rsidRDefault="00276DC1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858783" w:history="1">
            <w:r w:rsidR="00C770B8" w:rsidRPr="001A5A5B">
              <w:rPr>
                <w:rStyle w:val="Hyperlink"/>
                <w:noProof/>
              </w:rPr>
              <w:t>Contents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_Toc34858783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ii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57CC55AF" w14:textId="4C74C846" w:rsidR="00C770B8" w:rsidRDefault="00276DC1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858784" w:history="1">
            <w:r w:rsidR="00C770B8" w:rsidRPr="001A5A5B">
              <w:rPr>
                <w:rStyle w:val="Hyperlink"/>
                <w:noProof/>
              </w:rPr>
              <w:t>Figures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_Toc34858784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iii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54FFEC8B" w14:textId="5EC103A9" w:rsidR="00C770B8" w:rsidRDefault="00276DC1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858785" w:history="1">
            <w:r w:rsidR="00C770B8" w:rsidRPr="001A5A5B">
              <w:rPr>
                <w:rStyle w:val="Hyperlink"/>
                <w:noProof/>
              </w:rPr>
              <w:t>1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Overview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_Toc34858785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1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792285C1" w14:textId="49582A70" w:rsidR="00C770B8" w:rsidRDefault="00276DC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86" w:history="1">
            <w:r w:rsidR="00C770B8" w:rsidRPr="001A5A5B">
              <w:rPr>
                <w:rStyle w:val="Hyperlink"/>
                <w:noProof/>
              </w:rPr>
              <w:t>1.1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Scope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_Toc34858786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1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3C724795" w14:textId="5BF59A31" w:rsidR="00C770B8" w:rsidRDefault="00276DC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87" w:history="1">
            <w:r w:rsidR="00C770B8" w:rsidRPr="001A5A5B">
              <w:rPr>
                <w:rStyle w:val="Hyperlink"/>
                <w:noProof/>
              </w:rPr>
              <w:t>1.2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Acronyms &amp; Abbreviations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_Toc34858787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1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0730EC62" w14:textId="5E26724A" w:rsidR="00C770B8" w:rsidRDefault="00276DC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88" w:history="1">
            <w:r w:rsidR="00C770B8" w:rsidRPr="001A5A5B">
              <w:rPr>
                <w:rStyle w:val="Hyperlink"/>
                <w:noProof/>
              </w:rPr>
              <w:t>1.3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Conventions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_Toc34858788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1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7AE9297D" w14:textId="60F60D49" w:rsidR="00C770B8" w:rsidRDefault="00276DC1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858789" w:history="1">
            <w:r w:rsidR="00C770B8" w:rsidRPr="001A5A5B">
              <w:rPr>
                <w:rStyle w:val="Hyperlink"/>
                <w:noProof/>
              </w:rPr>
              <w:t>2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Manufacturer Operations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_Toc34858789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2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5DE9A1F6" w14:textId="7924D3D4" w:rsidR="00C770B8" w:rsidRDefault="00276DC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0" w:history="1">
            <w:r w:rsidR="00C770B8" w:rsidRPr="001A5A5B">
              <w:rPr>
                <w:rStyle w:val="Hyperlink"/>
                <w:noProof/>
              </w:rPr>
              <w:t>2.1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Application Overview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_Toc34858790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2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66F73674" w14:textId="596CFBEB" w:rsidR="00C770B8" w:rsidRDefault="00276DC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1" w:history="1">
            <w:r w:rsidR="00C770B8" w:rsidRPr="001A5A5B">
              <w:rPr>
                <w:rStyle w:val="Hyperlink"/>
                <w:noProof/>
              </w:rPr>
              <w:t>2.2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Logging into the Application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_Toc34858791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2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34F0E30C" w14:textId="10DCB32D" w:rsidR="00C770B8" w:rsidRDefault="00276DC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2" w:history="1">
            <w:r w:rsidR="00C770B8" w:rsidRPr="001A5A5B">
              <w:rPr>
                <w:rStyle w:val="Hyperlink"/>
                <w:noProof/>
              </w:rPr>
              <w:t>2.3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Application User Interface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_Toc34858792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8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18431436" w14:textId="12013F55" w:rsidR="00C770B8" w:rsidRDefault="00276DC1">
          <w:pPr>
            <w:pStyle w:val="TOC3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34858793" w:history="1">
            <w:r w:rsidR="00C770B8" w:rsidRPr="001A5A5B">
              <w:rPr>
                <w:rStyle w:val="Hyperlink"/>
                <w:noProof/>
              </w:rPr>
              <w:t>2.3.1</w:t>
            </w:r>
            <w:r w:rsidR="00C770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Dashboard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_Toc34858793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11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606B0EB7" w14:textId="49199FDE" w:rsidR="00C770B8" w:rsidRDefault="00276DC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4" w:history="1">
            <w:r w:rsidR="00C770B8" w:rsidRPr="001A5A5B">
              <w:rPr>
                <w:rStyle w:val="Hyperlink"/>
                <w:noProof/>
              </w:rPr>
              <w:t>2.4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Stock Management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_Toc34858794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14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06207E0B" w14:textId="4647EDE4" w:rsidR="00C770B8" w:rsidRDefault="00276DC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5" w:history="1">
            <w:r w:rsidR="00C770B8" w:rsidRPr="001A5A5B">
              <w:rPr>
                <w:rStyle w:val="Hyperlink"/>
                <w:noProof/>
              </w:rPr>
              <w:t>2.5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Edit Stock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_Toc34858795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19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27900D44" w14:textId="0ECC973F" w:rsidR="00C770B8" w:rsidRDefault="00276DC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6" w:history="1">
            <w:r w:rsidR="00C770B8" w:rsidRPr="001A5A5B">
              <w:rPr>
                <w:rStyle w:val="Hyperlink"/>
                <w:noProof/>
              </w:rPr>
              <w:t>2.6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Filter Stock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_Toc34858796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20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5C59B60E" w14:textId="122D7B56" w:rsidR="00C770B8" w:rsidRDefault="00276DC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7" w:history="1">
            <w:r w:rsidR="00C770B8" w:rsidRPr="001A5A5B">
              <w:rPr>
                <w:rStyle w:val="Hyperlink"/>
                <w:noProof/>
              </w:rPr>
              <w:t>2.7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Export Stock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_Toc34858797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21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78AA1472" w14:textId="5D3F80E5" w:rsidR="00C770B8" w:rsidRDefault="00276DC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8" w:history="1">
            <w:r w:rsidR="00C770B8" w:rsidRPr="001A5A5B">
              <w:rPr>
                <w:rStyle w:val="Hyperlink"/>
                <w:noProof/>
              </w:rPr>
              <w:t>2.8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Grievance Management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_Toc34858798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22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2FDF3FB1" w14:textId="167D8618" w:rsidR="00C770B8" w:rsidRDefault="00276DC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799" w:history="1">
            <w:r w:rsidR="00C770B8" w:rsidRPr="001A5A5B">
              <w:rPr>
                <w:rStyle w:val="Hyperlink"/>
                <w:noProof/>
              </w:rPr>
              <w:t>2.9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Filter Grievances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_Toc34858799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25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229B40E5" w14:textId="2C9E40FD" w:rsidR="00C770B8" w:rsidRDefault="00276DC1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858800" w:history="1">
            <w:r w:rsidR="00C770B8" w:rsidRPr="001A5A5B">
              <w:rPr>
                <w:rStyle w:val="Hyperlink"/>
                <w:noProof/>
              </w:rPr>
              <w:t>2.10</w:t>
            </w:r>
            <w:r w:rsidR="00C770B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C770B8" w:rsidRPr="001A5A5B">
              <w:rPr>
                <w:rStyle w:val="Hyperlink"/>
                <w:noProof/>
              </w:rPr>
              <w:t>Export Grievances</w:t>
            </w:r>
            <w:r w:rsidR="00C770B8">
              <w:rPr>
                <w:noProof/>
                <w:webHidden/>
              </w:rPr>
              <w:tab/>
            </w:r>
            <w:r w:rsidR="00C770B8">
              <w:rPr>
                <w:noProof/>
                <w:webHidden/>
              </w:rPr>
              <w:fldChar w:fldCharType="begin"/>
            </w:r>
            <w:r w:rsidR="00C770B8">
              <w:rPr>
                <w:noProof/>
                <w:webHidden/>
              </w:rPr>
              <w:instrText xml:space="preserve"> PAGEREF _Toc34858800 \h </w:instrText>
            </w:r>
            <w:r w:rsidR="00C770B8">
              <w:rPr>
                <w:noProof/>
                <w:webHidden/>
              </w:rPr>
            </w:r>
            <w:r w:rsidR="00C770B8">
              <w:rPr>
                <w:noProof/>
                <w:webHidden/>
              </w:rPr>
              <w:fldChar w:fldCharType="separate"/>
            </w:r>
            <w:r w:rsidR="001A3B03">
              <w:rPr>
                <w:noProof/>
                <w:webHidden/>
              </w:rPr>
              <w:t>27</w:t>
            </w:r>
            <w:r w:rsidR="00C770B8">
              <w:rPr>
                <w:noProof/>
                <w:webHidden/>
              </w:rPr>
              <w:fldChar w:fldCharType="end"/>
            </w:r>
          </w:hyperlink>
        </w:p>
        <w:p w14:paraId="001D6343" w14:textId="391551A1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0275B7E4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791C624B" w14:textId="77777777" w:rsidR="002631E4" w:rsidRPr="002631E4" w:rsidRDefault="002631E4" w:rsidP="003C7ABF">
      <w:pPr>
        <w:pStyle w:val="TOC1"/>
      </w:pPr>
    </w:p>
    <w:p w14:paraId="50F3D5DD" w14:textId="77777777" w:rsidR="006755C2" w:rsidRDefault="006755C2" w:rsidP="0001372C">
      <w:pPr>
        <w:pStyle w:val="TableNames"/>
      </w:pPr>
      <w:bookmarkStart w:id="73" w:name="_Toc354993235"/>
      <w:bookmarkStart w:id="74" w:name="_Toc354994307"/>
      <w:bookmarkStart w:id="75" w:name="_Toc385937349"/>
      <w:bookmarkStart w:id="76" w:name="_Toc386724015"/>
      <w:bookmarkStart w:id="77" w:name="_Toc387651074"/>
      <w:bookmarkStart w:id="78" w:name="_Toc389744745"/>
      <w:bookmarkStart w:id="79" w:name="_Toc389841232"/>
      <w:bookmarkStart w:id="80" w:name="_Toc390091309"/>
      <w:bookmarkStart w:id="81" w:name="_Toc390091902"/>
      <w:bookmarkStart w:id="82" w:name="_Toc390092073"/>
      <w:bookmarkStart w:id="83" w:name="_Toc392664617"/>
      <w:bookmarkStart w:id="84" w:name="_Toc393985735"/>
      <w:bookmarkStart w:id="85" w:name="_Toc395257990"/>
      <w:bookmarkStart w:id="86" w:name="_Toc395277602"/>
      <w:bookmarkStart w:id="87" w:name="_Toc395345884"/>
      <w:bookmarkStart w:id="88" w:name="_Toc395346386"/>
      <w:bookmarkStart w:id="89" w:name="_Toc395539092"/>
      <w:bookmarkStart w:id="90" w:name="_Toc395597823"/>
      <w:bookmarkStart w:id="91" w:name="_Toc395598052"/>
      <w:bookmarkStart w:id="92" w:name="_Toc395598301"/>
      <w:bookmarkStart w:id="93" w:name="_Toc395600354"/>
      <w:bookmarkStart w:id="94" w:name="_Toc395713689"/>
      <w:bookmarkStart w:id="95" w:name="_Toc398654255"/>
      <w:bookmarkStart w:id="96" w:name="_Toc399322646"/>
      <w:bookmarkStart w:id="97" w:name="_Toc402788473"/>
      <w:bookmarkStart w:id="98" w:name="_Toc406498748"/>
      <w:bookmarkStart w:id="99" w:name="_Toc406669275"/>
      <w:bookmarkStart w:id="100" w:name="_Toc407109270"/>
      <w:bookmarkStart w:id="101" w:name="_Toc408930299"/>
      <w:bookmarkStart w:id="102" w:name="_Toc408930528"/>
      <w:bookmarkStart w:id="103" w:name="_Toc409003658"/>
      <w:bookmarkStart w:id="104" w:name="_Toc409003729"/>
      <w:bookmarkStart w:id="105" w:name="_Toc409003769"/>
      <w:bookmarkStart w:id="106" w:name="_Toc409004077"/>
      <w:bookmarkStart w:id="107" w:name="_Toc409540865"/>
      <w:bookmarkStart w:id="108" w:name="_Toc409780156"/>
      <w:bookmarkStart w:id="109" w:name="_Toc410059044"/>
      <w:bookmarkStart w:id="110" w:name="_Toc410380746"/>
      <w:bookmarkStart w:id="111" w:name="_Toc410394432"/>
      <w:bookmarkStart w:id="112" w:name="_Toc410403360"/>
      <w:bookmarkStart w:id="113" w:name="_Toc410834273"/>
      <w:bookmarkStart w:id="114" w:name="_Toc411523915"/>
      <w:bookmarkStart w:id="115" w:name="_Toc414375661"/>
      <w:bookmarkStart w:id="116" w:name="_Toc414543162"/>
      <w:bookmarkStart w:id="117" w:name="_Toc414868278"/>
      <w:bookmarkStart w:id="118" w:name="_Toc416703720"/>
      <w:bookmarkStart w:id="119" w:name="_Toc416703830"/>
      <w:bookmarkStart w:id="120" w:name="_Toc418250453"/>
      <w:bookmarkStart w:id="121" w:name="_Toc418606565"/>
      <w:bookmarkStart w:id="122" w:name="_Toc420937620"/>
      <w:bookmarkStart w:id="123" w:name="_Toc421114950"/>
      <w:bookmarkStart w:id="124" w:name="_Toc31537551"/>
      <w:bookmarkStart w:id="125" w:name="_Toc31556091"/>
      <w:bookmarkStart w:id="126" w:name="_Toc31624680"/>
      <w:bookmarkStart w:id="127" w:name="_Toc31633664"/>
      <w:bookmarkStart w:id="128" w:name="_Toc31884131"/>
      <w:bookmarkStart w:id="129" w:name="_Toc31898964"/>
      <w:bookmarkStart w:id="130" w:name="_Toc31899947"/>
      <w:bookmarkStart w:id="131" w:name="_Toc31900098"/>
      <w:bookmarkStart w:id="132" w:name="_Toc31900165"/>
      <w:bookmarkStart w:id="133" w:name="_Toc31900209"/>
      <w:bookmarkStart w:id="134" w:name="_Toc31900287"/>
      <w:bookmarkStart w:id="135" w:name="_Toc31961534"/>
      <w:bookmarkStart w:id="136" w:name="_Toc31988935"/>
      <w:bookmarkStart w:id="137" w:name="_Toc32478499"/>
      <w:bookmarkStart w:id="138" w:name="_Toc32485179"/>
      <w:bookmarkStart w:id="139" w:name="_Toc32485227"/>
      <w:bookmarkStart w:id="140" w:name="_Toc33605930"/>
      <w:bookmarkStart w:id="141" w:name="_Toc34858784"/>
      <w:r>
        <w:t>Figures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62401A4D" w14:textId="272C8825" w:rsidR="00C770B8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hyperlink w:anchor="_Toc34858801" w:history="1">
        <w:r w:rsidR="00C770B8" w:rsidRPr="009D44AD">
          <w:rPr>
            <w:rStyle w:val="Hyperlink"/>
            <w:noProof/>
          </w:rPr>
          <w:t>Figure 1: CEIR Home Page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_Toc34858801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</w:t>
        </w:r>
        <w:r w:rsidR="00C770B8">
          <w:rPr>
            <w:noProof/>
            <w:webHidden/>
          </w:rPr>
          <w:fldChar w:fldCharType="end"/>
        </w:r>
      </w:hyperlink>
    </w:p>
    <w:p w14:paraId="503DD4C3" w14:textId="410CEF6A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2" w:history="1">
        <w:r w:rsidR="00C770B8" w:rsidRPr="009D44AD">
          <w:rPr>
            <w:rStyle w:val="Hyperlink"/>
            <w:noProof/>
          </w:rPr>
          <w:t>Figure 2: Manufacturer Registration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_Toc34858802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3</w:t>
        </w:r>
        <w:r w:rsidR="00C770B8">
          <w:rPr>
            <w:noProof/>
            <w:webHidden/>
          </w:rPr>
          <w:fldChar w:fldCharType="end"/>
        </w:r>
      </w:hyperlink>
    </w:p>
    <w:p w14:paraId="6F18200B" w14:textId="270D7207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3" w:history="1">
        <w:r w:rsidR="00C770B8" w:rsidRPr="009D44AD">
          <w:rPr>
            <w:rStyle w:val="Hyperlink"/>
            <w:noProof/>
          </w:rPr>
          <w:t>Figure 3: Verify OTP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_Toc34858803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4</w:t>
        </w:r>
        <w:r w:rsidR="00C770B8">
          <w:rPr>
            <w:noProof/>
            <w:webHidden/>
          </w:rPr>
          <w:fldChar w:fldCharType="end"/>
        </w:r>
      </w:hyperlink>
    </w:p>
    <w:p w14:paraId="0B9232B8" w14:textId="1EE5CC40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4" w:history="1">
        <w:r w:rsidR="00C770B8" w:rsidRPr="009D44AD">
          <w:rPr>
            <w:rStyle w:val="Hyperlink"/>
            <w:noProof/>
          </w:rPr>
          <w:t>Figure 4: Enter OTP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_Toc34858804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5</w:t>
        </w:r>
        <w:r w:rsidR="00C770B8">
          <w:rPr>
            <w:noProof/>
            <w:webHidden/>
          </w:rPr>
          <w:fldChar w:fldCharType="end"/>
        </w:r>
      </w:hyperlink>
    </w:p>
    <w:p w14:paraId="02B085E7" w14:textId="5F1E810D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5" w:history="1">
        <w:r w:rsidR="00C770B8" w:rsidRPr="009D44AD">
          <w:rPr>
            <w:rStyle w:val="Hyperlink"/>
            <w:noProof/>
          </w:rPr>
          <w:t>Figure 5: Login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_Toc34858805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6</w:t>
        </w:r>
        <w:r w:rsidR="00C770B8">
          <w:rPr>
            <w:noProof/>
            <w:webHidden/>
          </w:rPr>
          <w:fldChar w:fldCharType="end"/>
        </w:r>
      </w:hyperlink>
    </w:p>
    <w:p w14:paraId="490DA637" w14:textId="17CF2A66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6" w:history="1">
        <w:r w:rsidR="00C770B8" w:rsidRPr="009D44AD">
          <w:rPr>
            <w:rStyle w:val="Hyperlink"/>
            <w:noProof/>
          </w:rPr>
          <w:t>Figure 6: Home Page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_Toc34858806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7</w:t>
        </w:r>
        <w:r w:rsidR="00C770B8">
          <w:rPr>
            <w:noProof/>
            <w:webHidden/>
          </w:rPr>
          <w:fldChar w:fldCharType="end"/>
        </w:r>
      </w:hyperlink>
    </w:p>
    <w:p w14:paraId="2BAE67C6" w14:textId="14E4FE83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7" w:history="1">
        <w:r w:rsidR="00C770B8" w:rsidRPr="009D44AD">
          <w:rPr>
            <w:rStyle w:val="Hyperlink"/>
            <w:noProof/>
          </w:rPr>
          <w:t>Figure 7: Forgot Password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_Toc34858807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7</w:t>
        </w:r>
        <w:r w:rsidR="00C770B8">
          <w:rPr>
            <w:noProof/>
            <w:webHidden/>
          </w:rPr>
          <w:fldChar w:fldCharType="end"/>
        </w:r>
      </w:hyperlink>
    </w:p>
    <w:p w14:paraId="5CCFCE9A" w14:textId="3E9D973E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8" w:history="1">
        <w:r w:rsidR="00C770B8" w:rsidRPr="009D44AD">
          <w:rPr>
            <w:rStyle w:val="Hyperlink"/>
            <w:noProof/>
          </w:rPr>
          <w:t>Figure 8: Set New Password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_Toc34858808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8</w:t>
        </w:r>
        <w:r w:rsidR="00C770B8">
          <w:rPr>
            <w:noProof/>
            <w:webHidden/>
          </w:rPr>
          <w:fldChar w:fldCharType="end"/>
        </w:r>
      </w:hyperlink>
    </w:p>
    <w:p w14:paraId="2B35C236" w14:textId="65F53D18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09" w:history="1">
        <w:r w:rsidR="00C770B8" w:rsidRPr="009D44AD">
          <w:rPr>
            <w:rStyle w:val="Hyperlink"/>
            <w:noProof/>
          </w:rPr>
          <w:t>Figure 9: Home Page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_Toc34858809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8</w:t>
        </w:r>
        <w:r w:rsidR="00C770B8">
          <w:rPr>
            <w:noProof/>
            <w:webHidden/>
          </w:rPr>
          <w:fldChar w:fldCharType="end"/>
        </w:r>
      </w:hyperlink>
    </w:p>
    <w:p w14:paraId="48686A68" w14:textId="00E53FE2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0" w:history="1">
        <w:r w:rsidR="00C770B8" w:rsidRPr="009D44AD">
          <w:rPr>
            <w:rStyle w:val="Hyperlink"/>
            <w:noProof/>
          </w:rPr>
          <w:t>Figure 10: Edit Information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_Toc34858810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9</w:t>
        </w:r>
        <w:r w:rsidR="00C770B8">
          <w:rPr>
            <w:noProof/>
            <w:webHidden/>
          </w:rPr>
          <w:fldChar w:fldCharType="end"/>
        </w:r>
      </w:hyperlink>
    </w:p>
    <w:p w14:paraId="68C6FAFC" w14:textId="5799B482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1" w:history="1">
        <w:r w:rsidR="00C770B8" w:rsidRPr="009D44AD">
          <w:rPr>
            <w:rStyle w:val="Hyperlink"/>
            <w:noProof/>
          </w:rPr>
          <w:t>Figure 11: Change Password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_Toc34858811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10</w:t>
        </w:r>
        <w:r w:rsidR="00C770B8">
          <w:rPr>
            <w:noProof/>
            <w:webHidden/>
          </w:rPr>
          <w:fldChar w:fldCharType="end"/>
        </w:r>
      </w:hyperlink>
    </w:p>
    <w:p w14:paraId="34978245" w14:textId="52B073CF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2" w:history="1">
        <w:r w:rsidR="00C770B8" w:rsidRPr="009D44AD">
          <w:rPr>
            <w:rStyle w:val="Hyperlink"/>
            <w:noProof/>
          </w:rPr>
          <w:t>Figure 12: Manage Account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_Toc34858812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11</w:t>
        </w:r>
        <w:r w:rsidR="00C770B8">
          <w:rPr>
            <w:noProof/>
            <w:webHidden/>
          </w:rPr>
          <w:fldChar w:fldCharType="end"/>
        </w:r>
      </w:hyperlink>
    </w:p>
    <w:p w14:paraId="336D5A0C" w14:textId="7CBA5198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3" w:history="1">
        <w:r w:rsidR="00C770B8" w:rsidRPr="009D44AD">
          <w:rPr>
            <w:rStyle w:val="Hyperlink"/>
            <w:noProof/>
          </w:rPr>
          <w:t>Figure 13: Home Page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_Toc34858813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11</w:t>
        </w:r>
        <w:r w:rsidR="00C770B8">
          <w:rPr>
            <w:noProof/>
            <w:webHidden/>
          </w:rPr>
          <w:fldChar w:fldCharType="end"/>
        </w:r>
      </w:hyperlink>
    </w:p>
    <w:p w14:paraId="0524550E" w14:textId="2F727F5D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4" w:history="1">
        <w:r w:rsidR="00C770B8" w:rsidRPr="009D44AD">
          <w:rPr>
            <w:rStyle w:val="Hyperlink"/>
            <w:noProof/>
          </w:rPr>
          <w:t>Figure 14: Stock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_Toc34858814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12</w:t>
        </w:r>
        <w:r w:rsidR="00C770B8">
          <w:rPr>
            <w:noProof/>
            <w:webHidden/>
          </w:rPr>
          <w:fldChar w:fldCharType="end"/>
        </w:r>
      </w:hyperlink>
    </w:p>
    <w:p w14:paraId="5DDFB3A1" w14:textId="77DA223C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5" w:history="1">
        <w:r w:rsidR="00C770B8" w:rsidRPr="009D44AD">
          <w:rPr>
            <w:rStyle w:val="Hyperlink"/>
            <w:noProof/>
          </w:rPr>
          <w:t>Figure 15: Grievance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_Toc34858815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13</w:t>
        </w:r>
        <w:r w:rsidR="00C770B8">
          <w:rPr>
            <w:noProof/>
            <w:webHidden/>
          </w:rPr>
          <w:fldChar w:fldCharType="end"/>
        </w:r>
      </w:hyperlink>
    </w:p>
    <w:p w14:paraId="69FB1482" w14:textId="357C5372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6" w:history="1">
        <w:r w:rsidR="00C770B8" w:rsidRPr="009D44AD">
          <w:rPr>
            <w:rStyle w:val="Hyperlink"/>
            <w:noProof/>
          </w:rPr>
          <w:t>Figure 16: Home Page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_Toc34858816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13</w:t>
        </w:r>
        <w:r w:rsidR="00C770B8">
          <w:rPr>
            <w:noProof/>
            <w:webHidden/>
          </w:rPr>
          <w:fldChar w:fldCharType="end"/>
        </w:r>
      </w:hyperlink>
    </w:p>
    <w:p w14:paraId="604EA414" w14:textId="1985C21C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7" w:history="1">
        <w:r w:rsidR="00C770B8" w:rsidRPr="009D44AD">
          <w:rPr>
            <w:rStyle w:val="Hyperlink"/>
            <w:noProof/>
          </w:rPr>
          <w:t>Figure 17: Home Page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_Toc34858817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15</w:t>
        </w:r>
        <w:r w:rsidR="00C770B8">
          <w:rPr>
            <w:noProof/>
            <w:webHidden/>
          </w:rPr>
          <w:fldChar w:fldCharType="end"/>
        </w:r>
      </w:hyperlink>
    </w:p>
    <w:p w14:paraId="43F97FD6" w14:textId="7C29E217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8" w:history="1">
        <w:r w:rsidR="00C770B8" w:rsidRPr="009D44AD">
          <w:rPr>
            <w:rStyle w:val="Hyperlink"/>
            <w:noProof/>
          </w:rPr>
          <w:t>Figure 18: Stock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_Toc34858818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15</w:t>
        </w:r>
        <w:r w:rsidR="00C770B8">
          <w:rPr>
            <w:noProof/>
            <w:webHidden/>
          </w:rPr>
          <w:fldChar w:fldCharType="end"/>
        </w:r>
      </w:hyperlink>
    </w:p>
    <w:p w14:paraId="55AA1626" w14:textId="69848785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19" w:history="1">
        <w:r w:rsidR="00C770B8" w:rsidRPr="009D44AD">
          <w:rPr>
            <w:rStyle w:val="Hyperlink"/>
            <w:noProof/>
          </w:rPr>
          <w:t>Figure 19: Upload Stock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_Toc34858819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15</w:t>
        </w:r>
        <w:r w:rsidR="00C770B8">
          <w:rPr>
            <w:noProof/>
            <w:webHidden/>
          </w:rPr>
          <w:fldChar w:fldCharType="end"/>
        </w:r>
      </w:hyperlink>
    </w:p>
    <w:p w14:paraId="79208EBC" w14:textId="3FC5DBC9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0" w:history="1">
        <w:r w:rsidR="00C770B8" w:rsidRPr="009D44AD">
          <w:rPr>
            <w:rStyle w:val="Hyperlink"/>
            <w:noProof/>
          </w:rPr>
          <w:t>Figure 20: Stock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_Toc34858820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17</w:t>
        </w:r>
        <w:r w:rsidR="00C770B8">
          <w:rPr>
            <w:noProof/>
            <w:webHidden/>
          </w:rPr>
          <w:fldChar w:fldCharType="end"/>
        </w:r>
      </w:hyperlink>
    </w:p>
    <w:p w14:paraId="7110C7D1" w14:textId="65DE065E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1" w:history="1">
        <w:r w:rsidR="00C770B8" w:rsidRPr="009D44AD">
          <w:rPr>
            <w:rStyle w:val="Hyperlink"/>
            <w:noProof/>
          </w:rPr>
          <w:t>Figure 21: Stock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_Toc34858821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19</w:t>
        </w:r>
        <w:r w:rsidR="00C770B8">
          <w:rPr>
            <w:noProof/>
            <w:webHidden/>
          </w:rPr>
          <w:fldChar w:fldCharType="end"/>
        </w:r>
      </w:hyperlink>
    </w:p>
    <w:p w14:paraId="2BCE9124" w14:textId="54333933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2" w:history="1">
        <w:r w:rsidR="00C770B8" w:rsidRPr="009D44AD">
          <w:rPr>
            <w:rStyle w:val="Hyperlink"/>
            <w:noProof/>
          </w:rPr>
          <w:t>Figure 22: Edit Stock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_Toc34858822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19</w:t>
        </w:r>
        <w:r w:rsidR="00C770B8">
          <w:rPr>
            <w:noProof/>
            <w:webHidden/>
          </w:rPr>
          <w:fldChar w:fldCharType="end"/>
        </w:r>
      </w:hyperlink>
    </w:p>
    <w:p w14:paraId="2EA2E16E" w14:textId="73A10B62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3" w:history="1">
        <w:r w:rsidR="00C770B8" w:rsidRPr="009D44AD">
          <w:rPr>
            <w:rStyle w:val="Hyperlink"/>
            <w:noProof/>
          </w:rPr>
          <w:t>Figure 23: Stock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_Toc34858823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20</w:t>
        </w:r>
        <w:r w:rsidR="00C770B8">
          <w:rPr>
            <w:noProof/>
            <w:webHidden/>
          </w:rPr>
          <w:fldChar w:fldCharType="end"/>
        </w:r>
      </w:hyperlink>
    </w:p>
    <w:p w14:paraId="39AEFA26" w14:textId="71358411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4" w:history="1">
        <w:r w:rsidR="00C770B8" w:rsidRPr="009D44AD">
          <w:rPr>
            <w:rStyle w:val="Hyperlink"/>
            <w:noProof/>
          </w:rPr>
          <w:t>Figure 24: Stock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_Toc34858824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20</w:t>
        </w:r>
        <w:r w:rsidR="00C770B8">
          <w:rPr>
            <w:noProof/>
            <w:webHidden/>
          </w:rPr>
          <w:fldChar w:fldCharType="end"/>
        </w:r>
      </w:hyperlink>
    </w:p>
    <w:p w14:paraId="08BF5EB2" w14:textId="1E109170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5" w:history="1">
        <w:r w:rsidR="00C770B8" w:rsidRPr="009D44AD">
          <w:rPr>
            <w:rStyle w:val="Hyperlink"/>
            <w:noProof/>
          </w:rPr>
          <w:t>Figure 25: Stock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_Toc34858825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21</w:t>
        </w:r>
        <w:r w:rsidR="00C770B8">
          <w:rPr>
            <w:noProof/>
            <w:webHidden/>
          </w:rPr>
          <w:fldChar w:fldCharType="end"/>
        </w:r>
      </w:hyperlink>
    </w:p>
    <w:p w14:paraId="30A092CE" w14:textId="59E12632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6" w:history="1">
        <w:r w:rsidR="00C770B8" w:rsidRPr="009D44AD">
          <w:rPr>
            <w:rStyle w:val="Hyperlink"/>
            <w:noProof/>
          </w:rPr>
          <w:t>Figure 26: Open or Save Exported Stock File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_Toc34858826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21</w:t>
        </w:r>
        <w:r w:rsidR="00C770B8">
          <w:rPr>
            <w:noProof/>
            <w:webHidden/>
          </w:rPr>
          <w:fldChar w:fldCharType="end"/>
        </w:r>
      </w:hyperlink>
    </w:p>
    <w:p w14:paraId="1B2CAEE5" w14:textId="1E69629A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7" w:history="1">
        <w:r w:rsidR="00C770B8" w:rsidRPr="009D44AD">
          <w:rPr>
            <w:rStyle w:val="Hyperlink"/>
            <w:noProof/>
          </w:rPr>
          <w:t>Figure 27: Exported Stock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_Toc34858827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21</w:t>
        </w:r>
        <w:r w:rsidR="00C770B8">
          <w:rPr>
            <w:noProof/>
            <w:webHidden/>
          </w:rPr>
          <w:fldChar w:fldCharType="end"/>
        </w:r>
      </w:hyperlink>
    </w:p>
    <w:p w14:paraId="1C3E5AAA" w14:textId="15EE992E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8" w:history="1">
        <w:r w:rsidR="00C770B8" w:rsidRPr="009D44AD">
          <w:rPr>
            <w:rStyle w:val="Hyperlink"/>
            <w:noProof/>
          </w:rPr>
          <w:t>Figure 28: Home Page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_Toc34858828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22</w:t>
        </w:r>
        <w:r w:rsidR="00C770B8">
          <w:rPr>
            <w:noProof/>
            <w:webHidden/>
          </w:rPr>
          <w:fldChar w:fldCharType="end"/>
        </w:r>
      </w:hyperlink>
    </w:p>
    <w:p w14:paraId="1F28EC93" w14:textId="62D07C4B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29" w:history="1">
        <w:r w:rsidR="00C770B8" w:rsidRPr="009D44AD">
          <w:rPr>
            <w:rStyle w:val="Hyperlink"/>
            <w:noProof/>
          </w:rPr>
          <w:t>Figure 29: Grievance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_Toc34858829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23</w:t>
        </w:r>
        <w:r w:rsidR="00C770B8">
          <w:rPr>
            <w:noProof/>
            <w:webHidden/>
          </w:rPr>
          <w:fldChar w:fldCharType="end"/>
        </w:r>
      </w:hyperlink>
    </w:p>
    <w:p w14:paraId="00087B74" w14:textId="0EB3AF6C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30" w:history="1">
        <w:r w:rsidR="00C770B8" w:rsidRPr="009D44AD">
          <w:rPr>
            <w:rStyle w:val="Hyperlink"/>
            <w:noProof/>
          </w:rPr>
          <w:t>Figure 30: Report Grievance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_Toc34858830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23</w:t>
        </w:r>
        <w:r w:rsidR="00C770B8">
          <w:rPr>
            <w:noProof/>
            <w:webHidden/>
          </w:rPr>
          <w:fldChar w:fldCharType="end"/>
        </w:r>
      </w:hyperlink>
    </w:p>
    <w:p w14:paraId="6074BF85" w14:textId="02CA152C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31" w:history="1">
        <w:r w:rsidR="00C770B8" w:rsidRPr="009D44AD">
          <w:rPr>
            <w:rStyle w:val="Hyperlink"/>
            <w:noProof/>
          </w:rPr>
          <w:t>Figure 31: Grievance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_Toc34858831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24</w:t>
        </w:r>
        <w:r w:rsidR="00C770B8">
          <w:rPr>
            <w:noProof/>
            <w:webHidden/>
          </w:rPr>
          <w:fldChar w:fldCharType="end"/>
        </w:r>
      </w:hyperlink>
    </w:p>
    <w:p w14:paraId="79E43BDD" w14:textId="5B517DD5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32" w:history="1">
        <w:r w:rsidR="00C770B8" w:rsidRPr="009D44AD">
          <w:rPr>
            <w:rStyle w:val="Hyperlink"/>
            <w:noProof/>
          </w:rPr>
          <w:t>Figure 32: Filter Grievances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_Toc34858832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26</w:t>
        </w:r>
        <w:r w:rsidR="00C770B8">
          <w:rPr>
            <w:noProof/>
            <w:webHidden/>
          </w:rPr>
          <w:fldChar w:fldCharType="end"/>
        </w:r>
      </w:hyperlink>
    </w:p>
    <w:p w14:paraId="43D98000" w14:textId="42A9602D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33" w:history="1">
        <w:r w:rsidR="00C770B8" w:rsidRPr="009D44AD">
          <w:rPr>
            <w:rStyle w:val="Hyperlink"/>
            <w:noProof/>
          </w:rPr>
          <w:t>Figure 33: Filtered Grievances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_Toc34858833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26</w:t>
        </w:r>
        <w:r w:rsidR="00C770B8">
          <w:rPr>
            <w:noProof/>
            <w:webHidden/>
          </w:rPr>
          <w:fldChar w:fldCharType="end"/>
        </w:r>
      </w:hyperlink>
    </w:p>
    <w:p w14:paraId="0A105D70" w14:textId="5A29176E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34" w:history="1">
        <w:r w:rsidR="00C770B8" w:rsidRPr="009D44AD">
          <w:rPr>
            <w:rStyle w:val="Hyperlink"/>
            <w:noProof/>
          </w:rPr>
          <w:t>Figure 34: Grievance Management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_Toc34858834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27</w:t>
        </w:r>
        <w:r w:rsidR="00C770B8">
          <w:rPr>
            <w:noProof/>
            <w:webHidden/>
          </w:rPr>
          <w:fldChar w:fldCharType="end"/>
        </w:r>
      </w:hyperlink>
    </w:p>
    <w:p w14:paraId="30DD5892" w14:textId="1BA65801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35" w:history="1">
        <w:r w:rsidR="00C770B8" w:rsidRPr="009D44AD">
          <w:rPr>
            <w:rStyle w:val="Hyperlink"/>
            <w:noProof/>
          </w:rPr>
          <w:t>Figure 35: Open or Save Exported Grievance File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_Toc34858835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27</w:t>
        </w:r>
        <w:r w:rsidR="00C770B8">
          <w:rPr>
            <w:noProof/>
            <w:webHidden/>
          </w:rPr>
          <w:fldChar w:fldCharType="end"/>
        </w:r>
      </w:hyperlink>
    </w:p>
    <w:p w14:paraId="369BAC6F" w14:textId="07444CE1" w:rsidR="00C770B8" w:rsidRDefault="00276DC1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34858836" w:history="1">
        <w:r w:rsidR="00C770B8" w:rsidRPr="009D44AD">
          <w:rPr>
            <w:rStyle w:val="Hyperlink"/>
            <w:noProof/>
          </w:rPr>
          <w:t>Figure 36: Exported Grievances</w:t>
        </w:r>
        <w:r w:rsidR="00C770B8">
          <w:rPr>
            <w:noProof/>
            <w:webHidden/>
          </w:rPr>
          <w:tab/>
        </w:r>
        <w:r w:rsidR="00C770B8">
          <w:rPr>
            <w:noProof/>
            <w:webHidden/>
          </w:rPr>
          <w:fldChar w:fldCharType="begin"/>
        </w:r>
        <w:r w:rsidR="00C770B8">
          <w:rPr>
            <w:noProof/>
            <w:webHidden/>
          </w:rPr>
          <w:instrText xml:space="preserve"> PAGEREF _Toc34858836 \h </w:instrText>
        </w:r>
        <w:r w:rsidR="00C770B8">
          <w:rPr>
            <w:noProof/>
            <w:webHidden/>
          </w:rPr>
        </w:r>
        <w:r w:rsidR="00C770B8">
          <w:rPr>
            <w:noProof/>
            <w:webHidden/>
          </w:rPr>
          <w:fldChar w:fldCharType="separate"/>
        </w:r>
        <w:r w:rsidR="001A3B03">
          <w:rPr>
            <w:noProof/>
            <w:webHidden/>
          </w:rPr>
          <w:t>27</w:t>
        </w:r>
        <w:r w:rsidR="00C770B8">
          <w:rPr>
            <w:noProof/>
            <w:webHidden/>
          </w:rPr>
          <w:fldChar w:fldCharType="end"/>
        </w:r>
      </w:hyperlink>
    </w:p>
    <w:p w14:paraId="58483C39" w14:textId="2452F6AA" w:rsidR="00122CF6" w:rsidRDefault="00D239B5" w:rsidP="00C770B8">
      <w:pPr>
        <w:pStyle w:val="TableofFigures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  <w:r>
        <w:fldChar w:fldCharType="end"/>
      </w:r>
    </w:p>
    <w:p w14:paraId="663B3989" w14:textId="77777777" w:rsidR="006755C2" w:rsidRPr="002A39C9" w:rsidRDefault="009F2B34" w:rsidP="002A39C9">
      <w:pPr>
        <w:pStyle w:val="Heading1"/>
      </w:pPr>
      <w:bookmarkStart w:id="142" w:name="_Document_Overview"/>
      <w:bookmarkStart w:id="143" w:name="h11"/>
      <w:bookmarkStart w:id="144" w:name="_Scope"/>
      <w:bookmarkStart w:id="145" w:name="_References"/>
      <w:bookmarkStart w:id="146" w:name="_Introduction"/>
      <w:bookmarkStart w:id="147" w:name="_Operations"/>
      <w:bookmarkStart w:id="148" w:name="_Web_Operations"/>
      <w:bookmarkStart w:id="149" w:name="_Toc31900099"/>
      <w:bookmarkStart w:id="150" w:name="_Toc31900166"/>
      <w:bookmarkStart w:id="151" w:name="_Toc31900210"/>
      <w:bookmarkStart w:id="152" w:name="_Toc31900288"/>
      <w:bookmarkStart w:id="153" w:name="_Toc34858785"/>
      <w:bookmarkEnd w:id="142"/>
      <w:bookmarkEnd w:id="143"/>
      <w:bookmarkEnd w:id="144"/>
      <w:bookmarkEnd w:id="145"/>
      <w:bookmarkEnd w:id="146"/>
      <w:bookmarkEnd w:id="147"/>
      <w:bookmarkEnd w:id="148"/>
      <w:r w:rsidRPr="002A39C9">
        <w:lastRenderedPageBreak/>
        <w:t>Overview</w:t>
      </w:r>
      <w:bookmarkEnd w:id="149"/>
      <w:bookmarkEnd w:id="150"/>
      <w:bookmarkEnd w:id="151"/>
      <w:bookmarkEnd w:id="152"/>
      <w:bookmarkEnd w:id="153"/>
    </w:p>
    <w:p w14:paraId="091B2D04" w14:textId="77777777" w:rsidR="00AF7107" w:rsidRDefault="00384430" w:rsidP="004D34E8">
      <w:pPr>
        <w:pStyle w:val="Heading2"/>
      </w:pPr>
      <w:bookmarkStart w:id="154" w:name="_Toc34858786"/>
      <w:r>
        <w:t>Scope</w:t>
      </w:r>
      <w:bookmarkEnd w:id="154"/>
    </w:p>
    <w:p w14:paraId="729AA9AC" w14:textId="2615979B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BC7BD5">
        <w:t>Manufacturer</w:t>
      </w:r>
      <w:r w:rsidRPr="00EE5A16">
        <w:t xml:space="preserve">s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BF2AEA">
        <w:t>upload stocks</w:t>
      </w:r>
      <w:r w:rsidR="007674E1">
        <w:t xml:space="preserve"> that is to be sold in the Cambodian market</w:t>
      </w:r>
      <w:r w:rsidR="00512666">
        <w:t xml:space="preserve"> </w:t>
      </w:r>
      <w:r w:rsidRPr="00EE5A16">
        <w:t>and report grievances.</w:t>
      </w:r>
    </w:p>
    <w:p w14:paraId="326C26AB" w14:textId="77777777" w:rsidR="00084397" w:rsidRDefault="00084397" w:rsidP="004D6E91">
      <w:pPr>
        <w:pStyle w:val="Heading2"/>
      </w:pPr>
      <w:bookmarkStart w:id="155" w:name="_Toc34858787"/>
      <w:r>
        <w:t>Acronyms</w:t>
      </w:r>
      <w:r w:rsidR="00384430">
        <w:t xml:space="preserve"> &amp; Abbreviations</w:t>
      </w:r>
      <w:bookmarkEnd w:id="155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3982989A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7A143945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74E61362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 xml:space="preserve">Full </w:t>
            </w:r>
            <w:r w:rsidR="00476358">
              <w:rPr>
                <w:b/>
                <w:bCs/>
                <w:color w:val="FFFFFF" w:themeColor="background1"/>
                <w:lang w:val="fr-FR"/>
              </w:rPr>
              <w:t>Forms</w:t>
            </w:r>
          </w:p>
        </w:tc>
      </w:tr>
      <w:tr w:rsidR="00084397" w:rsidRPr="003D50EC" w14:paraId="2CC30C6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2252B7A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4701D7DD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377968FA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1BECFEF" w14:textId="4F195A32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del w:id="156" w:author="gaurav" w:date="2021-06-04T06:18:00Z">
              <w:r w:rsidDel="009F5759">
                <w:delText>ESN</w:delText>
              </w:r>
            </w:del>
          </w:p>
        </w:tc>
        <w:tc>
          <w:tcPr>
            <w:tcW w:w="4979" w:type="dxa"/>
            <w:shd w:val="clear" w:color="auto" w:fill="auto"/>
          </w:tcPr>
          <w:p w14:paraId="203BF6D7" w14:textId="0BEE46A8" w:rsidR="00084397" w:rsidRPr="0040040A" w:rsidRDefault="00084397" w:rsidP="00686143">
            <w:pPr>
              <w:pStyle w:val="BodyText2"/>
            </w:pPr>
            <w:del w:id="157" w:author="gaurav" w:date="2021-06-04T06:18:00Z">
              <w:r w:rsidDel="009F5759">
                <w:delText>Electronic Serial Number</w:delText>
              </w:r>
            </w:del>
          </w:p>
        </w:tc>
      </w:tr>
      <w:tr w:rsidR="00084397" w:rsidRPr="003D50EC" w14:paraId="34BE5878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7BD149D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3BCCA40D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0BD3C884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554D3F5" w14:textId="2E8EDFA9" w:rsidR="00084397" w:rsidRPr="00B708C5" w:rsidRDefault="00084397" w:rsidP="00686143">
            <w:pPr>
              <w:pStyle w:val="BodyText2"/>
            </w:pPr>
            <w:del w:id="158" w:author="gaurav" w:date="2021-06-04T06:19:00Z">
              <w:r w:rsidDel="009F5759">
                <w:delText>MEID</w:delText>
              </w:r>
            </w:del>
          </w:p>
        </w:tc>
        <w:tc>
          <w:tcPr>
            <w:tcW w:w="4979" w:type="dxa"/>
            <w:shd w:val="clear" w:color="auto" w:fill="auto"/>
          </w:tcPr>
          <w:p w14:paraId="225401BF" w14:textId="0A6A641A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del w:id="159" w:author="gaurav" w:date="2021-06-04T06:19:00Z">
              <w:r w:rsidDel="009F5759">
                <w:delText>Mobile Equipment Identifier</w:delText>
              </w:r>
            </w:del>
          </w:p>
        </w:tc>
      </w:tr>
      <w:tr w:rsidR="00084397" w:rsidRPr="003D50EC" w14:paraId="7EEE65A0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6C03868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2740E06C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</w:tbl>
    <w:p w14:paraId="1ABD9587" w14:textId="77777777" w:rsidR="00191AE2" w:rsidRDefault="00191AE2" w:rsidP="00191AE2">
      <w:pPr>
        <w:pStyle w:val="BodyText2"/>
        <w:ind w:left="360"/>
      </w:pPr>
    </w:p>
    <w:p w14:paraId="761E0CD1" w14:textId="77777777" w:rsidR="00384430" w:rsidRDefault="00384430" w:rsidP="004D3E67">
      <w:pPr>
        <w:pStyle w:val="Heading2"/>
      </w:pPr>
      <w:bookmarkStart w:id="160" w:name="_Toc34858788"/>
      <w:r>
        <w:t>Conventions</w:t>
      </w:r>
      <w:bookmarkEnd w:id="160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30CCE9B7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79DEB7A4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70380962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6D36DA77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402EE7B9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627C80AB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5D60FF81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7FC676A9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C6808EE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6E2B7C7B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files, sections, paths, and</w:t>
            </w:r>
          </w:p>
          <w:p w14:paraId="15537BCA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3EC0A6A9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7E9C4758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BC3265B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08A35FBB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4C6A06EF" w14:textId="77777777" w:rsidR="00A90D32" w:rsidRDefault="00BC7BD5" w:rsidP="004D6E91">
      <w:pPr>
        <w:pStyle w:val="Heading1"/>
      </w:pPr>
      <w:bookmarkStart w:id="161" w:name="_Toc34858789"/>
      <w:r>
        <w:lastRenderedPageBreak/>
        <w:t>Manufacturer</w:t>
      </w:r>
      <w:r w:rsidR="00384430">
        <w:t xml:space="preserve"> Operations</w:t>
      </w:r>
      <w:bookmarkEnd w:id="161"/>
    </w:p>
    <w:p w14:paraId="1A98E45B" w14:textId="77777777" w:rsidR="003F3870" w:rsidRPr="003F3870" w:rsidRDefault="003F3870" w:rsidP="003F3870"/>
    <w:p w14:paraId="767D2F40" w14:textId="77777777" w:rsidR="00384430" w:rsidRPr="002A39C9" w:rsidRDefault="00384430" w:rsidP="00384430">
      <w:pPr>
        <w:pStyle w:val="Heading2"/>
      </w:pPr>
      <w:bookmarkStart w:id="162" w:name="_Toc34858790"/>
      <w:r w:rsidRPr="002A39C9">
        <w:t>Application Overview</w:t>
      </w:r>
      <w:bookmarkEnd w:id="162"/>
    </w:p>
    <w:p w14:paraId="3B8AB34B" w14:textId="77777777" w:rsidR="00384430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BC7BD5">
        <w:t>Manufacturer</w:t>
      </w:r>
      <w:r>
        <w:t xml:space="preserve"> Portal </w:t>
      </w:r>
      <w:r w:rsidRPr="00EE5A16">
        <w:t xml:space="preserve">application is used to </w:t>
      </w:r>
      <w:r w:rsidR="00BF2AEA">
        <w:t>upload</w:t>
      </w:r>
      <w:r w:rsidRPr="00EE5A16">
        <w:t xml:space="preserve"> SIM-based devices that are </w:t>
      </w:r>
      <w:r w:rsidR="00BF2AEA">
        <w:t>to be sold</w:t>
      </w:r>
      <w:r w:rsidRPr="00EE5A16">
        <w:t xml:space="preserve"> in Cambodia. </w:t>
      </w:r>
      <w:r w:rsidR="00271258">
        <w:t xml:space="preserve"> </w:t>
      </w:r>
    </w:p>
    <w:p w14:paraId="530D26A0" w14:textId="77777777" w:rsidR="00384430" w:rsidRPr="00EE5A16" w:rsidRDefault="00BC7BD5" w:rsidP="00384430">
      <w:pPr>
        <w:pStyle w:val="BodyText2"/>
      </w:pPr>
      <w:r>
        <w:t>Manufacturer</w:t>
      </w:r>
      <w:r w:rsidR="00384430" w:rsidRPr="00EE5A16">
        <w:t>s perform the following tasks:</w:t>
      </w:r>
    </w:p>
    <w:p w14:paraId="3A8FB4EC" w14:textId="4EFC7FDC" w:rsidR="00384430" w:rsidRDefault="00384430" w:rsidP="00384430">
      <w:pPr>
        <w:pStyle w:val="BodyText2"/>
        <w:numPr>
          <w:ilvl w:val="0"/>
          <w:numId w:val="24"/>
        </w:numPr>
      </w:pPr>
      <w:r w:rsidRPr="00EE5A16">
        <w:t>Upload stock</w:t>
      </w:r>
    </w:p>
    <w:p w14:paraId="361C91AF" w14:textId="77777777" w:rsidR="00384430" w:rsidRDefault="00384430" w:rsidP="00384430">
      <w:pPr>
        <w:pStyle w:val="BodyText2"/>
        <w:numPr>
          <w:ilvl w:val="0"/>
          <w:numId w:val="24"/>
        </w:numPr>
      </w:pPr>
      <w:r w:rsidRPr="00EE5A16">
        <w:t>Report grievances</w:t>
      </w:r>
    </w:p>
    <w:p w14:paraId="010DB926" w14:textId="77777777" w:rsidR="00E66A36" w:rsidRDefault="00E66A36" w:rsidP="004D3E67">
      <w:pPr>
        <w:pStyle w:val="BodyText2"/>
      </w:pPr>
    </w:p>
    <w:p w14:paraId="0684A0BA" w14:textId="77777777" w:rsidR="00384430" w:rsidRDefault="00384430" w:rsidP="004D3E67">
      <w:pPr>
        <w:pStyle w:val="Heading2"/>
      </w:pPr>
      <w:bookmarkStart w:id="163" w:name="_Toc34858791"/>
      <w:r>
        <w:t>Logging into the Application</w:t>
      </w:r>
      <w:bookmarkEnd w:id="163"/>
    </w:p>
    <w:p w14:paraId="2916C2B5" w14:textId="77777777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BC7BD5">
        <w:t>Manufacturer</w:t>
      </w:r>
      <w:r>
        <w:t xml:space="preserve"> </w:t>
      </w:r>
      <w:r w:rsidR="00F854B3">
        <w:t>must</w:t>
      </w:r>
      <w:r>
        <w:t xml:space="preserve"> register in the application.</w:t>
      </w:r>
    </w:p>
    <w:p w14:paraId="6938757F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36007E96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4C0522CC" w14:textId="77777777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F1339AE" wp14:editId="6F9883C7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4D1EF" w14:textId="77777777" w:rsidR="0036447D" w:rsidRPr="0036447D" w:rsidRDefault="00584DC9" w:rsidP="007E53B8">
      <w:pPr>
        <w:pStyle w:val="FigureCaption"/>
      </w:pPr>
      <w:bookmarkStart w:id="164" w:name="_Toc34858801"/>
      <w:r>
        <w:t>Figure 1: CEIR Home Page</w:t>
      </w:r>
      <w:bookmarkEnd w:id="164"/>
    </w:p>
    <w:p w14:paraId="45C6B842" w14:textId="1C53E232" w:rsidR="00A7041F" w:rsidRDefault="00567C84" w:rsidP="00DC39E0">
      <w:pPr>
        <w:pStyle w:val="BodyText2"/>
        <w:numPr>
          <w:ilvl w:val="0"/>
          <w:numId w:val="3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BB8913D" wp14:editId="51B251CF">
                <wp:simplePos x="0" y="0"/>
                <wp:positionH relativeFrom="column">
                  <wp:posOffset>2673669</wp:posOffset>
                </wp:positionH>
                <wp:positionV relativeFrom="paragraph">
                  <wp:posOffset>292735</wp:posOffset>
                </wp:positionV>
                <wp:extent cx="721518" cy="207169"/>
                <wp:effectExtent l="0" t="0" r="21590" b="2159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518" cy="2071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E8A7E" id="Rectangle 50" o:spid="_x0000_s1026" style="position:absolute;margin-left:210.55pt;margin-top:23.05pt;width:56.8pt;height:16.3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3" behindDoc="0" locked="0" layoutInCell="1" allowOverlap="1" wp14:anchorId="490452A4" wp14:editId="7C374190">
                <wp:simplePos x="0" y="0"/>
                <wp:positionH relativeFrom="column">
                  <wp:posOffset>2273617</wp:posOffset>
                </wp:positionH>
                <wp:positionV relativeFrom="paragraph">
                  <wp:posOffset>292735</wp:posOffset>
                </wp:positionV>
                <wp:extent cx="1164113" cy="2016125"/>
                <wp:effectExtent l="0" t="0" r="17145" b="2222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113" cy="2016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97BC0" id="Rectangle 30" o:spid="_x0000_s1026" style="position:absolute;margin-left:179pt;margin-top:23.05pt;width:91.65pt;height:158.75pt;z-index:2516387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" filled="f" strokecolor="black [3213]" strokeweight="1pt"/>
            </w:pict>
          </mc:Fallback>
        </mc:AlternateContent>
      </w:r>
      <w:r w:rsidR="00A7041F">
        <w:t xml:space="preserve">Select </w:t>
      </w:r>
      <w:r w:rsidR="00BC7BD5">
        <w:rPr>
          <w:b/>
          <w:bCs/>
        </w:rPr>
        <w:t>Manufacturer</w:t>
      </w:r>
      <w:r w:rsidR="00A7041F">
        <w:t xml:space="preserve"> from the </w:t>
      </w:r>
      <w:r w:rsidR="00A7041F" w:rsidRPr="00A62CA8">
        <w:rPr>
          <w:b/>
          <w:bCs/>
        </w:rPr>
        <w:t xml:space="preserve">Registration </w:t>
      </w:r>
      <w:r w:rsidR="00A7041F">
        <w:t>list.</w:t>
      </w:r>
    </w:p>
    <w:p w14:paraId="73978E52" w14:textId="5D569B52" w:rsidR="00436679" w:rsidRDefault="00567C84" w:rsidP="00BF2AEA">
      <w:pPr>
        <w:pStyle w:val="BodyText2"/>
        <w:ind w:left="709"/>
        <w:jc w:val="center"/>
        <w:rPr>
          <w:noProof/>
        </w:rPr>
      </w:pPr>
      <w:r>
        <w:rPr>
          <w:noProof/>
        </w:rPr>
        <w:drawing>
          <wp:inline distT="0" distB="0" distL="0" distR="0" wp14:anchorId="1EE35C94" wp14:editId="20541D79">
            <wp:extent cx="1100138" cy="2016224"/>
            <wp:effectExtent l="0" t="0" r="5080" b="317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23214" cy="20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3006" w14:textId="77777777" w:rsidR="00A7041F" w:rsidRDefault="00E66A36" w:rsidP="00461C51">
      <w:pPr>
        <w:pStyle w:val="BodyText2"/>
        <w:ind w:left="142"/>
      </w:pPr>
      <w:r>
        <w:lastRenderedPageBreak/>
        <w:t xml:space="preserve">The </w:t>
      </w:r>
      <w:r w:rsidR="00BC7BD5">
        <w:rPr>
          <w:b/>
          <w:bCs/>
        </w:rPr>
        <w:t>Manufacturer</w:t>
      </w:r>
      <w:r w:rsidRPr="00E66A36">
        <w:rPr>
          <w:b/>
          <w:bCs/>
        </w:rPr>
        <w:t xml:space="preserve"> Registration</w:t>
      </w:r>
      <w:r>
        <w:t xml:space="preserve"> page appears</w:t>
      </w:r>
      <w:r w:rsidR="00A7041F">
        <w:t>.</w:t>
      </w:r>
      <w:r w:rsidR="00F854B3">
        <w:t xml:space="preserve"> The </w:t>
      </w:r>
      <w:r w:rsidR="00BC7BD5">
        <w:t>Manufacturer</w:t>
      </w:r>
      <w:r w:rsidR="00F854B3">
        <w:t xml:space="preserve"> needs to fill in the following information.</w:t>
      </w:r>
    </w:p>
    <w:p w14:paraId="403D4839" w14:textId="67EF6891" w:rsidR="00B970E2" w:rsidRDefault="00BF11C2" w:rsidP="00E5514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071C6D" wp14:editId="1B290BF4">
                <wp:simplePos x="0" y="0"/>
                <wp:positionH relativeFrom="margin">
                  <wp:align>left</wp:align>
                </wp:positionH>
                <wp:positionV relativeFrom="paragraph">
                  <wp:posOffset>-1212</wp:posOffset>
                </wp:positionV>
                <wp:extent cx="5264901" cy="5033818"/>
                <wp:effectExtent l="0" t="0" r="12065" b="1460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901" cy="5033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D5D25" id="Rectangle 28" o:spid="_x0000_s1026" style="position:absolute;margin-left:0;margin-top:-.1pt;width:414.55pt;height:396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  <w:r w:rsidR="005549F0">
        <w:rPr>
          <w:noProof/>
        </w:rPr>
        <w:drawing>
          <wp:inline distT="0" distB="0" distL="0" distR="0" wp14:anchorId="668B655B" wp14:editId="10A88FB5">
            <wp:extent cx="5278755" cy="50539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77DF" w14:textId="77777777" w:rsidR="00CA51DD" w:rsidRDefault="00CA51DD" w:rsidP="007E53B8">
      <w:pPr>
        <w:pStyle w:val="FigureCaption"/>
      </w:pPr>
      <w:bookmarkStart w:id="165" w:name="_Toc34858802"/>
      <w:r>
        <w:t xml:space="preserve">Figure 2: </w:t>
      </w:r>
      <w:r w:rsidR="00BC7BD5">
        <w:t>Manufacturer</w:t>
      </w:r>
      <w:r>
        <w:t xml:space="preserve"> Registration</w:t>
      </w:r>
      <w:bookmarkEnd w:id="165"/>
      <w:r>
        <w:t xml:space="preserve"> </w:t>
      </w:r>
    </w:p>
    <w:p w14:paraId="01EB4C3B" w14:textId="77777777" w:rsidR="00A90D32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3AD818F9" w14:textId="77777777" w:rsidR="008462CB" w:rsidRDefault="008462CB" w:rsidP="00DC39E0">
      <w:pPr>
        <w:pStyle w:val="BodyText2"/>
        <w:numPr>
          <w:ilvl w:val="0"/>
          <w:numId w:val="35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7144F1A4" w14:textId="10BC4990" w:rsidR="00392897" w:rsidRDefault="00A7041F" w:rsidP="007674E1">
      <w:pPr>
        <w:pStyle w:val="BodyText2"/>
        <w:numPr>
          <w:ilvl w:val="0"/>
          <w:numId w:val="35"/>
        </w:numPr>
      </w:pPr>
      <w:r w:rsidRPr="00A62CA8">
        <w:rPr>
          <w:b/>
          <w:bCs/>
        </w:rPr>
        <w:t>Last Name</w:t>
      </w:r>
      <w:r>
        <w:t xml:space="preserve">: Enter </w:t>
      </w:r>
      <w:r w:rsidR="00D4751F">
        <w:t>the</w:t>
      </w:r>
      <w:r>
        <w:t xml:space="preserve"> last name.</w:t>
      </w:r>
    </w:p>
    <w:p w14:paraId="09A0A85E" w14:textId="33F2C43D" w:rsidR="00C57342" w:rsidRPr="00C57342" w:rsidRDefault="00392897" w:rsidP="007674E1">
      <w:pPr>
        <w:pStyle w:val="BodyText2"/>
        <w:numPr>
          <w:ilvl w:val="0"/>
          <w:numId w:val="35"/>
        </w:numPr>
      </w:pPr>
      <w:r>
        <w:rPr>
          <w:b/>
          <w:bCs/>
          <w:color w:val="FF0000"/>
        </w:rPr>
        <w:t>*</w:t>
      </w:r>
      <w:r w:rsidRPr="00392897">
        <w:rPr>
          <w:b/>
          <w:bCs/>
        </w:rPr>
        <w:t>Company Name</w:t>
      </w:r>
      <w:r w:rsidRPr="00392897">
        <w:t>:</w:t>
      </w:r>
      <w:r>
        <w:t xml:space="preserve"> Name of the company</w:t>
      </w:r>
      <w:r w:rsidR="00DB0909">
        <w:t xml:space="preserve"> </w:t>
      </w:r>
    </w:p>
    <w:p w14:paraId="7367CE8D" w14:textId="2544D9C1" w:rsidR="00A7041F" w:rsidDel="005549F0" w:rsidRDefault="00FE5798" w:rsidP="00DC39E0">
      <w:pPr>
        <w:pStyle w:val="BodyText2"/>
        <w:numPr>
          <w:ilvl w:val="0"/>
          <w:numId w:val="35"/>
        </w:numPr>
        <w:rPr>
          <w:del w:id="166" w:author="gaurav" w:date="2021-06-04T05:06:00Z"/>
        </w:rPr>
      </w:pPr>
      <w:del w:id="167" w:author="gaurav" w:date="2021-06-04T05:06:00Z">
        <w:r w:rsidRPr="008E15E0" w:rsidDel="005549F0">
          <w:rPr>
            <w:b/>
            <w:bCs/>
            <w:color w:val="FF0000"/>
          </w:rPr>
          <w:delText>*</w:delText>
        </w:r>
        <w:r w:rsidR="00A7041F" w:rsidRPr="00A62CA8" w:rsidDel="005549F0">
          <w:rPr>
            <w:b/>
            <w:bCs/>
          </w:rPr>
          <w:delText>Email</w:delText>
        </w:r>
        <w:r w:rsidR="005549F0" w:rsidDel="005549F0">
          <w:rPr>
            <w:b/>
            <w:bCs/>
          </w:rPr>
          <w:delText xml:space="preserve"> ID</w:delText>
        </w:r>
        <w:r w:rsidR="00A7041F" w:rsidDel="005549F0">
          <w:delText xml:space="preserve">: Enter </w:delText>
        </w:r>
        <w:r w:rsidR="00B36078" w:rsidDel="005549F0">
          <w:delText xml:space="preserve">the </w:delText>
        </w:r>
        <w:r w:rsidR="00A7041F" w:rsidDel="005549F0">
          <w:delText>mail ID.</w:delText>
        </w:r>
        <w:r w:rsidR="00956603" w:rsidDel="005549F0">
          <w:delText xml:space="preserve"> </w:delText>
        </w:r>
        <w:r w:rsidR="004140E9" w:rsidDel="005549F0">
          <w:delText>This mail ID would be used for communication.</w:delText>
        </w:r>
      </w:del>
    </w:p>
    <w:p w14:paraId="706BDE19" w14:textId="05E2AFE4" w:rsidR="00A7041F" w:rsidDel="005549F0" w:rsidRDefault="00FE5798" w:rsidP="00DC39E0">
      <w:pPr>
        <w:pStyle w:val="BodyText2"/>
        <w:numPr>
          <w:ilvl w:val="0"/>
          <w:numId w:val="35"/>
        </w:numPr>
        <w:rPr>
          <w:del w:id="168" w:author="gaurav" w:date="2021-06-04T05:06:00Z"/>
        </w:rPr>
      </w:pPr>
      <w:del w:id="169" w:author="gaurav" w:date="2021-06-04T05:06:00Z">
        <w:r w:rsidRPr="008E15E0" w:rsidDel="005549F0">
          <w:rPr>
            <w:b/>
            <w:bCs/>
            <w:color w:val="FF0000"/>
          </w:rPr>
          <w:delText>*</w:delText>
        </w:r>
        <w:r w:rsidR="005549F0" w:rsidDel="005549F0">
          <w:rPr>
            <w:b/>
            <w:bCs/>
          </w:rPr>
          <w:delText>Contact Number</w:delText>
        </w:r>
        <w:r w:rsidR="00A7041F" w:rsidDel="005549F0">
          <w:delText xml:space="preserve">: Enter </w:delText>
        </w:r>
        <w:r w:rsidR="00B36078" w:rsidDel="005549F0">
          <w:delText xml:space="preserve">the </w:delText>
        </w:r>
        <w:r w:rsidR="00A7041F" w:rsidDel="005549F0">
          <w:delText>contact n</w:delText>
        </w:r>
        <w:r w:rsidR="002F199A" w:rsidDel="005549F0">
          <w:delText>umber</w:delText>
        </w:r>
        <w:r w:rsidR="004140E9" w:rsidDel="005549F0">
          <w:delText>. This number would be used to send notifications.</w:delText>
        </w:r>
      </w:del>
    </w:p>
    <w:p w14:paraId="75344E0E" w14:textId="0E74A96F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proofErr w:type="gramStart"/>
      <w:r w:rsidR="00A7041F" w:rsidRPr="00A62CA8">
        <w:rPr>
          <w:b/>
          <w:bCs/>
        </w:rPr>
        <w:t>Address</w:t>
      </w:r>
      <w:r w:rsidR="005549F0">
        <w:rPr>
          <w:b/>
          <w:bCs/>
        </w:rPr>
        <w:t>(</w:t>
      </w:r>
      <w:proofErr w:type="gramEnd"/>
      <w:r w:rsidR="005549F0">
        <w:rPr>
          <w:b/>
          <w:bCs/>
        </w:rPr>
        <w:t>Property Location)</w:t>
      </w:r>
      <w:r w:rsidR="00A7041F">
        <w:t xml:space="preserve">: Enter </w:t>
      </w:r>
      <w:r w:rsidR="00B36078">
        <w:t xml:space="preserve">the </w:t>
      </w:r>
      <w:r w:rsidR="00BC7BD5">
        <w:t>Manufacturer</w:t>
      </w:r>
      <w:r w:rsidR="00B36078">
        <w:t>’s</w:t>
      </w:r>
      <w:r w:rsidR="00956603">
        <w:t xml:space="preserve"> address:</w:t>
      </w:r>
    </w:p>
    <w:p w14:paraId="72A35B5B" w14:textId="3BF111AC" w:rsidR="00A7041F" w:rsidRDefault="005549F0" w:rsidP="00DC39E0">
      <w:pPr>
        <w:pStyle w:val="BodyText2"/>
        <w:numPr>
          <w:ilvl w:val="1"/>
          <w:numId w:val="35"/>
        </w:numPr>
      </w:pPr>
      <w:r w:rsidRPr="00392897">
        <w:rPr>
          <w:b/>
          <w:bCs/>
          <w:color w:val="FF0000"/>
        </w:rPr>
        <w:lastRenderedPageBreak/>
        <w:t>*</w:t>
      </w:r>
      <w:r>
        <w:t>Country</w:t>
      </w:r>
    </w:p>
    <w:p w14:paraId="7FF49E07" w14:textId="2A3FCD7A" w:rsidR="00A7041F" w:rsidRDefault="005549F0" w:rsidP="00DC39E0">
      <w:pPr>
        <w:pStyle w:val="BodyText2"/>
        <w:numPr>
          <w:ilvl w:val="1"/>
          <w:numId w:val="35"/>
        </w:numPr>
      </w:pPr>
      <w:r w:rsidRPr="00392897">
        <w:rPr>
          <w:b/>
          <w:bCs/>
          <w:color w:val="FF0000"/>
        </w:rPr>
        <w:t>*</w:t>
      </w:r>
      <w:r>
        <w:t>Province</w:t>
      </w:r>
    </w:p>
    <w:p w14:paraId="52DE1179" w14:textId="6CBA7A90" w:rsidR="005549F0" w:rsidRDefault="005549F0" w:rsidP="00DC39E0">
      <w:pPr>
        <w:pStyle w:val="BodyText2"/>
        <w:numPr>
          <w:ilvl w:val="1"/>
          <w:numId w:val="35"/>
        </w:numPr>
      </w:pPr>
      <w:r w:rsidRPr="00392897">
        <w:rPr>
          <w:b/>
          <w:bCs/>
          <w:color w:val="FF0000"/>
        </w:rPr>
        <w:t>*</w:t>
      </w:r>
      <w:r>
        <w:t>District</w:t>
      </w:r>
    </w:p>
    <w:p w14:paraId="13D8C647" w14:textId="48FCDDD3" w:rsidR="005549F0" w:rsidRDefault="005549F0" w:rsidP="00DC39E0">
      <w:pPr>
        <w:pStyle w:val="BodyText2"/>
        <w:numPr>
          <w:ilvl w:val="1"/>
          <w:numId w:val="35"/>
        </w:numPr>
      </w:pPr>
      <w:r w:rsidRPr="00392897">
        <w:rPr>
          <w:b/>
          <w:bCs/>
          <w:color w:val="FF0000"/>
        </w:rPr>
        <w:t>*</w:t>
      </w:r>
      <w:r>
        <w:t>Commune</w:t>
      </w:r>
    </w:p>
    <w:p w14:paraId="665F6901" w14:textId="04640ABE" w:rsidR="00A7041F" w:rsidRDefault="005549F0" w:rsidP="00DC39E0">
      <w:pPr>
        <w:pStyle w:val="BodyText2"/>
        <w:numPr>
          <w:ilvl w:val="1"/>
          <w:numId w:val="35"/>
        </w:numPr>
      </w:pPr>
      <w:r>
        <w:t>Village</w:t>
      </w:r>
    </w:p>
    <w:p w14:paraId="754C2BF1" w14:textId="5F00C777" w:rsidR="00A7041F" w:rsidRDefault="005549F0" w:rsidP="00DC39E0">
      <w:pPr>
        <w:pStyle w:val="BodyText2"/>
        <w:numPr>
          <w:ilvl w:val="1"/>
          <w:numId w:val="35"/>
        </w:numPr>
      </w:pPr>
      <w:r w:rsidRPr="00392897">
        <w:rPr>
          <w:b/>
          <w:bCs/>
          <w:color w:val="FF0000"/>
        </w:rPr>
        <w:t>*</w:t>
      </w:r>
      <w:r>
        <w:t>Street Number</w:t>
      </w:r>
    </w:p>
    <w:p w14:paraId="7B82515B" w14:textId="74813DB1" w:rsidR="00A7041F" w:rsidRPr="004A4EC7" w:rsidRDefault="005549F0" w:rsidP="005549F0">
      <w:pPr>
        <w:pStyle w:val="BodyText2"/>
        <w:numPr>
          <w:ilvl w:val="1"/>
          <w:numId w:val="35"/>
        </w:numPr>
      </w:pPr>
      <w:r>
        <w:t>Postal Code</w:t>
      </w:r>
    </w:p>
    <w:p w14:paraId="240AAAA8" w14:textId="77777777" w:rsidR="00CE33A1" w:rsidRDefault="00A7041F" w:rsidP="00CE33A1">
      <w:pPr>
        <w:pStyle w:val="BodyText2"/>
        <w:numPr>
          <w:ilvl w:val="0"/>
          <w:numId w:val="35"/>
        </w:numPr>
        <w:rPr>
          <w:ins w:id="170" w:author="gaurav" w:date="2021-06-04T05:08:00Z"/>
        </w:rPr>
      </w:pPr>
      <w:r w:rsidRPr="004A4EC7">
        <w:t xml:space="preserve"> </w:t>
      </w:r>
      <w:ins w:id="171" w:author="gaurav" w:date="2021-06-04T05:08:00Z">
        <w:r w:rsidR="00CE33A1" w:rsidRPr="008E15E0">
          <w:rPr>
            <w:b/>
            <w:bCs/>
            <w:color w:val="FF0000"/>
          </w:rPr>
          <w:t>*</w:t>
        </w:r>
        <w:r w:rsidR="00CE33A1">
          <w:rPr>
            <w:b/>
            <w:bCs/>
          </w:rPr>
          <w:t xml:space="preserve">National ID: </w:t>
        </w:r>
        <w:r w:rsidR="00CE33A1">
          <w:t>Enter the national ID of the agency personnel.</w:t>
        </w:r>
      </w:ins>
    </w:p>
    <w:p w14:paraId="4841A6B4" w14:textId="77777777" w:rsidR="00CE33A1" w:rsidRPr="003A6ABB" w:rsidRDefault="00CE33A1" w:rsidP="00CE33A1">
      <w:pPr>
        <w:pStyle w:val="BodyText2"/>
        <w:numPr>
          <w:ilvl w:val="0"/>
          <w:numId w:val="35"/>
        </w:numPr>
        <w:rPr>
          <w:ins w:id="172" w:author="gaurav" w:date="2021-06-04T05:08:00Z"/>
        </w:rPr>
      </w:pPr>
      <w:ins w:id="173" w:author="gaurav" w:date="2021-06-04T05:08:00Z">
        <w:r w:rsidRPr="008E15E0">
          <w:rPr>
            <w:b/>
            <w:bCs/>
            <w:color w:val="FF0000"/>
          </w:rPr>
          <w:t>*</w:t>
        </w:r>
        <w:r w:rsidRPr="004E3DE9">
          <w:rPr>
            <w:b/>
            <w:bCs/>
          </w:rPr>
          <w:t>Upload National ID</w:t>
        </w:r>
        <w:r>
          <w:t>:</w:t>
        </w:r>
        <w:r w:rsidRPr="00C4719F">
          <w:t xml:space="preserve"> </w:t>
        </w:r>
        <w:r w:rsidRPr="003A6ABB">
          <w:t xml:space="preserve">Upload the image of the original national ID of </w:t>
        </w:r>
        <w:r>
          <w:t>the</w:t>
        </w:r>
        <w:r w:rsidRPr="003A6ABB">
          <w:t xml:space="preserve"> personnel. This can be a pdf or image (.jpeg) of size not more than 2 MB.</w:t>
        </w:r>
      </w:ins>
    </w:p>
    <w:p w14:paraId="19A51FA9" w14:textId="30034EB6" w:rsidR="00CE33A1" w:rsidRPr="003A6ABB" w:rsidRDefault="00CE33A1" w:rsidP="00CE33A1">
      <w:pPr>
        <w:pStyle w:val="BodyText2"/>
        <w:numPr>
          <w:ilvl w:val="0"/>
          <w:numId w:val="35"/>
        </w:numPr>
        <w:rPr>
          <w:ins w:id="174" w:author="gaurav" w:date="2021-06-04T05:08:00Z"/>
        </w:rPr>
      </w:pPr>
      <w:ins w:id="175" w:author="gaurav" w:date="2021-06-04T05:09:00Z">
        <w:r w:rsidRPr="00392897">
          <w:rPr>
            <w:b/>
            <w:bCs/>
            <w:color w:val="FF0000"/>
          </w:rPr>
          <w:t>*</w:t>
        </w:r>
      </w:ins>
      <w:ins w:id="176" w:author="gaurav" w:date="2021-06-04T05:08:00Z">
        <w:r w:rsidRPr="003A6ABB">
          <w:rPr>
            <w:b/>
            <w:bCs/>
          </w:rPr>
          <w:t>Upload</w:t>
        </w:r>
        <w:r>
          <w:rPr>
            <w:b/>
            <w:bCs/>
          </w:rPr>
          <w:t xml:space="preserve"> </w:t>
        </w:r>
      </w:ins>
      <w:ins w:id="177" w:author="gaurav" w:date="2021-06-04T05:09:00Z">
        <w:r>
          <w:rPr>
            <w:b/>
            <w:bCs/>
          </w:rPr>
          <w:t>User</w:t>
        </w:r>
      </w:ins>
      <w:ins w:id="178" w:author="gaurav" w:date="2021-06-04T05:08:00Z">
        <w:r w:rsidRPr="003A6ABB">
          <w:rPr>
            <w:b/>
            <w:bCs/>
          </w:rPr>
          <w:t xml:space="preserve"> Photo</w:t>
        </w:r>
        <w:r w:rsidRPr="003A6ABB">
          <w:t>: Upload the photograph of the personnel. The photograph can be a pdf or image (.jpeg) of size not more than 2 MB.</w:t>
        </w:r>
      </w:ins>
    </w:p>
    <w:p w14:paraId="6EBC48D2" w14:textId="09EF6361" w:rsidR="00CE33A1" w:rsidRPr="003A6ABB" w:rsidRDefault="00CE33A1" w:rsidP="00CE33A1">
      <w:pPr>
        <w:pStyle w:val="BodyText2"/>
        <w:numPr>
          <w:ilvl w:val="0"/>
          <w:numId w:val="35"/>
        </w:numPr>
        <w:rPr>
          <w:ins w:id="179" w:author="gaurav" w:date="2021-06-04T05:08:00Z"/>
        </w:rPr>
      </w:pPr>
      <w:ins w:id="180" w:author="gaurav" w:date="2021-06-04T05:09:00Z">
        <w:r w:rsidRPr="00392897">
          <w:rPr>
            <w:b/>
            <w:bCs/>
            <w:color w:val="FF0000"/>
          </w:rPr>
          <w:t>*</w:t>
        </w:r>
      </w:ins>
      <w:ins w:id="181" w:author="gaurav" w:date="2021-06-04T05:08:00Z">
        <w:r w:rsidRPr="003A6ABB">
          <w:rPr>
            <w:b/>
            <w:bCs/>
          </w:rPr>
          <w:t>Employee ID</w:t>
        </w:r>
        <w:r w:rsidRPr="003A6ABB">
          <w:t>: Enter the employee ID.</w:t>
        </w:r>
      </w:ins>
    </w:p>
    <w:p w14:paraId="4842837E" w14:textId="3FC429C0" w:rsidR="00CE33A1" w:rsidRPr="003A6ABB" w:rsidRDefault="00CE33A1" w:rsidP="00CE33A1">
      <w:pPr>
        <w:pStyle w:val="BodyText2"/>
        <w:numPr>
          <w:ilvl w:val="0"/>
          <w:numId w:val="35"/>
        </w:numPr>
        <w:rPr>
          <w:ins w:id="182" w:author="gaurav" w:date="2021-06-04T05:08:00Z"/>
        </w:rPr>
      </w:pPr>
      <w:ins w:id="183" w:author="gaurav" w:date="2021-06-04T05:09:00Z">
        <w:r w:rsidRPr="00392897">
          <w:rPr>
            <w:b/>
            <w:bCs/>
            <w:color w:val="FF0000"/>
          </w:rPr>
          <w:t>*</w:t>
        </w:r>
      </w:ins>
      <w:ins w:id="184" w:author="gaurav" w:date="2021-06-04T05:08:00Z">
        <w:r w:rsidRPr="003A6ABB">
          <w:rPr>
            <w:b/>
            <w:bCs/>
          </w:rPr>
          <w:t xml:space="preserve">Upload </w:t>
        </w:r>
      </w:ins>
      <w:ins w:id="185" w:author="gaurav" w:date="2021-06-04T05:09:00Z">
        <w:r>
          <w:rPr>
            <w:b/>
            <w:bCs/>
          </w:rPr>
          <w:t xml:space="preserve">Employee </w:t>
        </w:r>
      </w:ins>
      <w:ins w:id="186" w:author="gaurav" w:date="2021-06-04T05:08:00Z">
        <w:r w:rsidRPr="003A6ABB">
          <w:rPr>
            <w:b/>
            <w:bCs/>
          </w:rPr>
          <w:t>I</w:t>
        </w:r>
      </w:ins>
      <w:ins w:id="187" w:author="gaurav" w:date="2021-06-04T05:09:00Z">
        <w:r>
          <w:rPr>
            <w:b/>
            <w:bCs/>
          </w:rPr>
          <w:t>D</w:t>
        </w:r>
      </w:ins>
      <w:ins w:id="188" w:author="gaurav" w:date="2021-06-04T05:08:00Z">
        <w:r w:rsidRPr="003A6ABB">
          <w:t>: Upload the image of the ID card. The photograph can be a pdf or image (.jpeg) of size not more than 2 MB.</w:t>
        </w:r>
      </w:ins>
    </w:p>
    <w:p w14:paraId="3ABB657F" w14:textId="6382765A" w:rsidR="00CE33A1" w:rsidRDefault="00CE33A1" w:rsidP="00CE33A1">
      <w:pPr>
        <w:pStyle w:val="BodyText2"/>
        <w:numPr>
          <w:ilvl w:val="0"/>
          <w:numId w:val="35"/>
        </w:numPr>
        <w:rPr>
          <w:ins w:id="189" w:author="gaurav" w:date="2021-06-04T05:08:00Z"/>
        </w:rPr>
      </w:pPr>
      <w:ins w:id="190" w:author="gaurav" w:date="2021-06-04T05:09:00Z">
        <w:r w:rsidRPr="00392897">
          <w:rPr>
            <w:b/>
            <w:bCs/>
            <w:color w:val="FF0000"/>
          </w:rPr>
          <w:t>*</w:t>
        </w:r>
      </w:ins>
      <w:ins w:id="191" w:author="gaurav" w:date="2021-06-04T05:08:00Z">
        <w:r w:rsidRPr="004E3DE9">
          <w:rPr>
            <w:b/>
            <w:bCs/>
          </w:rPr>
          <w:t>Nature of Employment</w:t>
        </w:r>
        <w:r>
          <w:t>: Select the type of employment of the personnel:</w:t>
        </w:r>
      </w:ins>
    </w:p>
    <w:p w14:paraId="4231821E" w14:textId="77777777" w:rsidR="00CE33A1" w:rsidRDefault="00CE33A1" w:rsidP="00CE33A1">
      <w:pPr>
        <w:pStyle w:val="BodyText2"/>
        <w:numPr>
          <w:ilvl w:val="1"/>
          <w:numId w:val="35"/>
        </w:numPr>
        <w:rPr>
          <w:ins w:id="192" w:author="gaurav" w:date="2021-06-04T05:08:00Z"/>
        </w:rPr>
      </w:pPr>
      <w:ins w:id="193" w:author="gaurav" w:date="2021-06-04T05:08:00Z">
        <w:r>
          <w:t>Permanent</w:t>
        </w:r>
      </w:ins>
    </w:p>
    <w:p w14:paraId="00598F98" w14:textId="77777777" w:rsidR="00CE33A1" w:rsidRDefault="00CE33A1" w:rsidP="00CE33A1">
      <w:pPr>
        <w:pStyle w:val="BodyText2"/>
        <w:numPr>
          <w:ilvl w:val="1"/>
          <w:numId w:val="35"/>
        </w:numPr>
        <w:rPr>
          <w:ins w:id="194" w:author="gaurav" w:date="2021-06-04T05:08:00Z"/>
        </w:rPr>
      </w:pPr>
      <w:ins w:id="195" w:author="gaurav" w:date="2021-06-04T05:08:00Z">
        <w:r>
          <w:t>Temporary</w:t>
        </w:r>
      </w:ins>
    </w:p>
    <w:p w14:paraId="06E673C4" w14:textId="77777777" w:rsidR="00CE33A1" w:rsidRDefault="00CE33A1" w:rsidP="00CE33A1">
      <w:pPr>
        <w:pStyle w:val="BodyText2"/>
        <w:numPr>
          <w:ilvl w:val="1"/>
          <w:numId w:val="35"/>
        </w:numPr>
        <w:rPr>
          <w:ins w:id="196" w:author="gaurav" w:date="2021-06-04T05:08:00Z"/>
        </w:rPr>
      </w:pPr>
      <w:ins w:id="197" w:author="gaurav" w:date="2021-06-04T05:08:00Z">
        <w:r>
          <w:t>Contract</w:t>
        </w:r>
      </w:ins>
    </w:p>
    <w:p w14:paraId="51F3ECDC" w14:textId="1F033F1A" w:rsidR="00CE33A1" w:rsidRDefault="00CE33A1" w:rsidP="00CE33A1">
      <w:pPr>
        <w:pStyle w:val="BodyText2"/>
        <w:numPr>
          <w:ilvl w:val="0"/>
          <w:numId w:val="35"/>
        </w:numPr>
        <w:rPr>
          <w:ins w:id="198" w:author="gaurav" w:date="2021-06-04T05:08:00Z"/>
        </w:rPr>
      </w:pPr>
      <w:ins w:id="199" w:author="gaurav" w:date="2021-06-04T05:09:00Z">
        <w:r w:rsidRPr="00392897">
          <w:rPr>
            <w:b/>
            <w:bCs/>
            <w:color w:val="FF0000"/>
          </w:rPr>
          <w:t>*</w:t>
        </w:r>
      </w:ins>
      <w:ins w:id="200" w:author="gaurav" w:date="2021-06-04T05:08:00Z">
        <w:r w:rsidRPr="004E3DE9">
          <w:rPr>
            <w:b/>
            <w:bCs/>
          </w:rPr>
          <w:t>Designation and Title</w:t>
        </w:r>
        <w:r>
          <w:t>: Enter the designation of the agency personnel.</w:t>
        </w:r>
      </w:ins>
    </w:p>
    <w:p w14:paraId="15D2A728" w14:textId="77777777" w:rsidR="00CE33A1" w:rsidRDefault="00CE33A1" w:rsidP="00CE33A1">
      <w:pPr>
        <w:pStyle w:val="BodyText2"/>
        <w:numPr>
          <w:ilvl w:val="0"/>
          <w:numId w:val="35"/>
        </w:numPr>
        <w:rPr>
          <w:ins w:id="201" w:author="gaurav" w:date="2021-06-04T05:08:00Z"/>
        </w:rPr>
      </w:pPr>
      <w:ins w:id="202" w:author="gaurav" w:date="2021-06-04T05:08:00Z">
        <w:r w:rsidRPr="004E3DE9">
          <w:rPr>
            <w:b/>
            <w:bCs/>
          </w:rPr>
          <w:t>Reporting Authority Name</w:t>
        </w:r>
        <w:r>
          <w:t>: Enter the name of the officer to whom the personnel reports to.</w:t>
        </w:r>
      </w:ins>
    </w:p>
    <w:p w14:paraId="4D635BA8" w14:textId="77777777" w:rsidR="00CE33A1" w:rsidRDefault="00CE33A1" w:rsidP="00CE33A1">
      <w:pPr>
        <w:pStyle w:val="BodyText2"/>
        <w:numPr>
          <w:ilvl w:val="0"/>
          <w:numId w:val="35"/>
        </w:numPr>
        <w:rPr>
          <w:ins w:id="203" w:author="gaurav" w:date="2021-06-04T05:08:00Z"/>
        </w:rPr>
      </w:pPr>
      <w:ins w:id="204" w:author="gaurav" w:date="2021-06-04T05:08:00Z">
        <w:r w:rsidRPr="004E3DE9">
          <w:rPr>
            <w:b/>
            <w:bCs/>
          </w:rPr>
          <w:t>Reporting Authority Email ID</w:t>
        </w:r>
        <w:r>
          <w:t>: Enter the mail ID of the officer to whom the personnel reports to.</w:t>
        </w:r>
      </w:ins>
    </w:p>
    <w:p w14:paraId="77C029B9" w14:textId="77777777" w:rsidR="00CE33A1" w:rsidRDefault="00CE33A1" w:rsidP="00CE33A1">
      <w:pPr>
        <w:pStyle w:val="BodyText2"/>
        <w:numPr>
          <w:ilvl w:val="0"/>
          <w:numId w:val="35"/>
        </w:numPr>
        <w:rPr>
          <w:ins w:id="205" w:author="gaurav" w:date="2021-06-04T05:08:00Z"/>
        </w:rPr>
      </w:pPr>
      <w:ins w:id="206" w:author="gaurav" w:date="2021-06-04T05:08:00Z">
        <w:r w:rsidRPr="004E3DE9">
          <w:rPr>
            <w:b/>
            <w:bCs/>
          </w:rPr>
          <w:t>Reporting Authority Contact Number</w:t>
        </w:r>
        <w:r>
          <w:t>: Enter the contact number of the officer to whom the personnel reports to.</w:t>
        </w:r>
      </w:ins>
    </w:p>
    <w:p w14:paraId="220D9B6A" w14:textId="47DA0FE3" w:rsidR="00CE33A1" w:rsidRDefault="00CE33A1" w:rsidP="00CE33A1">
      <w:pPr>
        <w:pStyle w:val="BodyText2"/>
        <w:numPr>
          <w:ilvl w:val="0"/>
          <w:numId w:val="35"/>
        </w:numPr>
        <w:rPr>
          <w:ins w:id="207" w:author="gaurav" w:date="2021-06-04T05:08:00Z"/>
        </w:rPr>
      </w:pPr>
      <w:ins w:id="208" w:author="gaurav" w:date="2021-06-04T05:10:00Z">
        <w:r w:rsidRPr="00392897">
          <w:rPr>
            <w:b/>
            <w:bCs/>
            <w:color w:val="FF0000"/>
          </w:rPr>
          <w:t>*</w:t>
        </w:r>
      </w:ins>
      <w:ins w:id="209" w:author="gaurav" w:date="2021-06-04T05:08:00Z">
        <w:r w:rsidRPr="00A62CA8">
          <w:rPr>
            <w:b/>
            <w:bCs/>
          </w:rPr>
          <w:t>Email</w:t>
        </w:r>
      </w:ins>
      <w:ins w:id="210" w:author="gaurav" w:date="2021-06-04T05:10:00Z">
        <w:r>
          <w:rPr>
            <w:b/>
            <w:bCs/>
          </w:rPr>
          <w:t xml:space="preserve"> ID</w:t>
        </w:r>
      </w:ins>
      <w:ins w:id="211" w:author="gaurav" w:date="2021-06-04T05:08:00Z">
        <w:r>
          <w:t>: Enter the mail ID of the personnel. This mail ID would be used for communication</w:t>
        </w:r>
      </w:ins>
    </w:p>
    <w:p w14:paraId="7F0FF910" w14:textId="77777777" w:rsidR="00CE33A1" w:rsidRDefault="00CE33A1" w:rsidP="00CE33A1">
      <w:pPr>
        <w:pStyle w:val="BodyText2"/>
        <w:numPr>
          <w:ilvl w:val="0"/>
          <w:numId w:val="35"/>
        </w:numPr>
        <w:rPr>
          <w:ins w:id="212" w:author="gaurav" w:date="2021-06-04T05:08:00Z"/>
        </w:rPr>
      </w:pPr>
      <w:ins w:id="213" w:author="gaurav" w:date="2021-06-04T05:08:00Z">
        <w:r w:rsidRPr="008E15E0">
          <w:rPr>
            <w:b/>
            <w:bCs/>
            <w:color w:val="FF0000"/>
          </w:rPr>
          <w:t>*</w:t>
        </w:r>
        <w:r>
          <w:rPr>
            <w:b/>
            <w:bCs/>
          </w:rPr>
          <w:t>Contact Number</w:t>
        </w:r>
        <w:r>
          <w:t>: Enter the mobile number of the personnel. The agency would receive notifications at this mobile number.</w:t>
        </w:r>
      </w:ins>
    </w:p>
    <w:p w14:paraId="40340899" w14:textId="22D2C690" w:rsidR="00392897" w:rsidRDefault="00392897" w:rsidP="00392897">
      <w:pPr>
        <w:pStyle w:val="BodyText2"/>
        <w:numPr>
          <w:ilvl w:val="0"/>
          <w:numId w:val="35"/>
        </w:numPr>
      </w:pPr>
      <w:r w:rsidRPr="00392897">
        <w:rPr>
          <w:b/>
          <w:bCs/>
          <w:color w:val="FF0000"/>
        </w:rPr>
        <w:lastRenderedPageBreak/>
        <w:t>*</w:t>
      </w:r>
      <w:r w:rsidR="00A7041F" w:rsidRPr="00392897">
        <w:rPr>
          <w:b/>
          <w:bCs/>
        </w:rPr>
        <w:t>VAT Number</w:t>
      </w:r>
      <w:r w:rsidR="00C57342" w:rsidRPr="00392897">
        <w:rPr>
          <w:b/>
          <w:bCs/>
        </w:rPr>
        <w:t xml:space="preserve">: </w:t>
      </w:r>
      <w:r w:rsidR="00C57342" w:rsidRPr="004A4EC7">
        <w:t>Enter the VAT number.</w:t>
      </w:r>
    </w:p>
    <w:p w14:paraId="3E0ED3EF" w14:textId="26BCDB96" w:rsidR="002F199A" w:rsidRDefault="00392897" w:rsidP="00392897">
      <w:pPr>
        <w:pStyle w:val="BodyText2"/>
        <w:numPr>
          <w:ilvl w:val="0"/>
          <w:numId w:val="35"/>
        </w:numPr>
      </w:pPr>
      <w:r w:rsidRPr="00392897">
        <w:rPr>
          <w:b/>
          <w:bCs/>
          <w:color w:val="FF0000"/>
        </w:rPr>
        <w:t>*</w:t>
      </w:r>
      <w:r w:rsidR="00A7041F" w:rsidRPr="00392897">
        <w:rPr>
          <w:b/>
          <w:bCs/>
        </w:rPr>
        <w:t>VAT File</w:t>
      </w:r>
      <w:r w:rsidR="00A7041F">
        <w:t xml:space="preserve">: Click </w:t>
      </w:r>
      <w:r w:rsidR="00A7041F" w:rsidRPr="00392897">
        <w:rPr>
          <w:b/>
          <w:bCs/>
        </w:rPr>
        <w:t>Select File</w:t>
      </w:r>
      <w:r w:rsidR="00A7041F">
        <w:t xml:space="preserve"> to upload the VAT file.</w:t>
      </w:r>
    </w:p>
    <w:p w14:paraId="59E541DA" w14:textId="77777777" w:rsidR="000242DB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 xml:space="preserve">to log into the CEIR </w:t>
      </w:r>
      <w:r w:rsidR="00BC7BD5">
        <w:t>Manufacturer</w:t>
      </w:r>
      <w:r w:rsidR="00956603">
        <w:t xml:space="preserve"> Portal application.</w:t>
      </w:r>
      <w:r w:rsidR="00C57342">
        <w:t xml:space="preserve"> </w:t>
      </w:r>
    </w:p>
    <w:p w14:paraId="4B1C33B8" w14:textId="17EBE04C" w:rsidR="00A7041F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del w:id="214" w:author="gaurav" w:date="2021-06-04T05:10:00Z">
        <w:r w:rsidR="000242DB" w:rsidRPr="000242DB" w:rsidDel="00CE33A1">
          <w:rPr>
            <w:b/>
            <w:bCs/>
          </w:rPr>
          <w:delText xml:space="preserve">Confirm </w:delText>
        </w:r>
      </w:del>
      <w:ins w:id="215" w:author="gaurav" w:date="2021-06-04T05:10:00Z">
        <w:r w:rsidR="00CE33A1">
          <w:rPr>
            <w:b/>
            <w:bCs/>
          </w:rPr>
          <w:t>Retype</w:t>
        </w:r>
        <w:r w:rsidR="00CE33A1" w:rsidRPr="000242DB">
          <w:rPr>
            <w:b/>
            <w:bCs/>
          </w:rPr>
          <w:t xml:space="preserve"> </w:t>
        </w:r>
      </w:ins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13F8E66C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</w:t>
      </w:r>
      <w:r w:rsidR="00BC7BD5">
        <w:t>Manufacturer</w:t>
      </w:r>
      <w:r w:rsidR="004140E9">
        <w:t xml:space="preserve"> forgets the password</w:t>
      </w:r>
      <w:r w:rsidR="00E40E9F">
        <w:t>. In such a situation,</w:t>
      </w:r>
      <w:r w:rsidR="00E66A36">
        <w:t xml:space="preserve"> the system requires identification </w:t>
      </w:r>
      <w:r w:rsidR="00E40E9F">
        <w:t xml:space="preserve">to authenticate the </w:t>
      </w:r>
      <w:r w:rsidR="00BC7BD5">
        <w:t>Manufacturer</w:t>
      </w:r>
      <w:r w:rsidR="004140E9">
        <w:t xml:space="preserve">. </w:t>
      </w:r>
      <w:r w:rsidR="00E40E9F">
        <w:t xml:space="preserve">These security questions are used for authentication of the </w:t>
      </w:r>
      <w:r w:rsidR="00BC7BD5">
        <w:t>Manufacturer</w:t>
      </w:r>
      <w:r w:rsidR="004140E9">
        <w:t>.</w:t>
      </w:r>
    </w:p>
    <w:p w14:paraId="4EAC8923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 that the </w:t>
      </w:r>
      <w:r w:rsidR="00BC7BD5">
        <w:t>Manufacturer</w:t>
      </w:r>
      <w:r w:rsidR="004140E9">
        <w:t xml:space="preserve"> is not a robot.</w:t>
      </w:r>
      <w:r w:rsidR="00DB0909">
        <w:t xml:space="preserve"> </w:t>
      </w:r>
    </w:p>
    <w:p w14:paraId="4C15DDA1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14:paraId="7DE44220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38C9C142" w14:textId="77777777" w:rsidR="00DB0909" w:rsidRDefault="00DB0909" w:rsidP="00A90D32">
      <w:pPr>
        <w:pStyle w:val="BodyText2"/>
      </w:pPr>
      <w:r>
        <w:t xml:space="preserve">An OTP is sent to the </w:t>
      </w:r>
      <w:r w:rsidR="00BC7BD5">
        <w:t>Manufacturer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2F07CFBA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3DF2A155" wp14:editId="202400B0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7771" cy="145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B8E8BD" w14:textId="77777777" w:rsidR="00CA51DD" w:rsidRDefault="00CA51DD" w:rsidP="007E53B8">
      <w:pPr>
        <w:pStyle w:val="FigureCaption"/>
      </w:pPr>
      <w:bookmarkStart w:id="216" w:name="_Toc34858803"/>
      <w:r>
        <w:t>Figure 3: Verify OTP</w:t>
      </w:r>
      <w:bookmarkEnd w:id="216"/>
    </w:p>
    <w:p w14:paraId="25C57028" w14:textId="77777777" w:rsidR="00B32FEA" w:rsidRDefault="00DB0909" w:rsidP="00A90D32">
      <w:pPr>
        <w:pStyle w:val="BodyText2"/>
      </w:pPr>
      <w:r>
        <w:t xml:space="preserve">The </w:t>
      </w:r>
      <w:r w:rsidR="00BC7BD5">
        <w:t>Manufacturer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226C6BAD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203B2C5E" wp14:editId="1921D01E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B87B7" w14:textId="77777777" w:rsidR="00CA51DD" w:rsidRDefault="00CA51DD" w:rsidP="007E53B8">
      <w:pPr>
        <w:pStyle w:val="FigureCaption"/>
      </w:pPr>
      <w:bookmarkStart w:id="217" w:name="_Toc34858804"/>
      <w:r>
        <w:t>Figure 4: Enter OTP</w:t>
      </w:r>
      <w:bookmarkEnd w:id="217"/>
    </w:p>
    <w:p w14:paraId="1C425658" w14:textId="77777777" w:rsidR="0077516F" w:rsidRDefault="0077516F" w:rsidP="00CA51DD">
      <w:pPr>
        <w:pStyle w:val="BodyText2"/>
      </w:pPr>
      <w:r>
        <w:lastRenderedPageBreak/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37F71FCC" w14:textId="77777777" w:rsidR="00CA51DD" w:rsidRDefault="00CA51DD" w:rsidP="00CA51DD">
      <w:pPr>
        <w:pStyle w:val="BodyText2"/>
      </w:pPr>
      <w:r>
        <w:t xml:space="preserve">If the two OTPs match, the following message appears. </w:t>
      </w:r>
      <w:r w:rsidR="0077516F">
        <w:t xml:space="preserve">If the OTPs do not match, click </w:t>
      </w:r>
      <w:r w:rsidR="0077516F" w:rsidRPr="0077516F">
        <w:rPr>
          <w:b/>
          <w:bCs/>
        </w:rPr>
        <w:t>Resend OTP</w:t>
      </w:r>
      <w:r w:rsidR="0077516F">
        <w:t>. The two OTPs are resent</w:t>
      </w:r>
      <w:r w:rsidR="003F3870">
        <w:t>, one to the contact number and the other to the mail account</w:t>
      </w:r>
      <w:r w:rsidR="0077516F">
        <w:t>.</w:t>
      </w:r>
    </w:p>
    <w:p w14:paraId="1E8BA6EF" w14:textId="77777777" w:rsidR="00CA51DD" w:rsidRDefault="00CA51DD" w:rsidP="0036447D">
      <w:pPr>
        <w:pStyle w:val="BodyText2"/>
        <w:jc w:val="center"/>
      </w:pPr>
      <w:r>
        <w:rPr>
          <w:noProof/>
        </w:rPr>
        <w:drawing>
          <wp:inline distT="0" distB="0" distL="0" distR="0" wp14:anchorId="4139CAB1" wp14:editId="6121C031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FDFC9" w14:textId="4CEE60A2" w:rsidR="00DB0909" w:rsidRDefault="00E40E9F" w:rsidP="00A90D32">
      <w:pPr>
        <w:pStyle w:val="BodyText2"/>
      </w:pPr>
      <w:r>
        <w:t>After the OTPs are verified successfully, t</w:t>
      </w:r>
      <w:r w:rsidR="00CA51DD">
        <w:t xml:space="preserve">he registration request is sent to the CEIR </w:t>
      </w:r>
      <w:del w:id="218" w:author="gaurav" w:date="2021-06-04T06:18:00Z">
        <w:r w:rsidR="00CA51DD" w:rsidDel="009F5759">
          <w:delText>administrator</w:delText>
        </w:r>
      </w:del>
      <w:ins w:id="219" w:author="gaurav" w:date="2021-06-04T06:18:00Z">
        <w:r w:rsidR="009F5759">
          <w:t>Admin</w:t>
        </w:r>
      </w:ins>
      <w:r w:rsidR="00CA51DD">
        <w:t xml:space="preserve">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 xml:space="preserve">. After approval from the CEIR </w:t>
      </w:r>
      <w:del w:id="220" w:author="gaurav" w:date="2021-06-04T06:18:00Z">
        <w:r w:rsidR="00DB0909" w:rsidDel="009F5759">
          <w:delText>administrator</w:delText>
        </w:r>
      </w:del>
      <w:ins w:id="221" w:author="gaurav" w:date="2021-06-04T06:18:00Z">
        <w:r w:rsidR="009F5759">
          <w:t>Admin</w:t>
        </w:r>
      </w:ins>
      <w:r w:rsidR="00DB0909">
        <w:t xml:space="preserve">, a mail containing </w:t>
      </w:r>
      <w:r w:rsidR="0028775B">
        <w:t xml:space="preserve">the </w:t>
      </w:r>
      <w:r w:rsidR="00BC7BD5">
        <w:t>Manufacturer</w:t>
      </w:r>
      <w:r w:rsidR="0028775B">
        <w:t>’s</w:t>
      </w:r>
      <w:r w:rsidR="00DB0909">
        <w:t xml:space="preserve"> registration ID is sent to the </w:t>
      </w:r>
      <w:r w:rsidR="00BC7BD5">
        <w:t>Manufacturer</w:t>
      </w:r>
      <w:r w:rsidR="00DB0909">
        <w:t xml:space="preserve">’s mail </w:t>
      </w:r>
      <w:r w:rsidR="004140E9">
        <w:t>account</w:t>
      </w:r>
      <w:r w:rsidR="00DB0909">
        <w:t xml:space="preserve">. This registration ID is </w:t>
      </w:r>
      <w:r>
        <w:t xml:space="preserve">a unique automatically generated ID. This ID is </w:t>
      </w:r>
      <w:r w:rsidR="00DB0909">
        <w:t>the login username for access to the CEIR</w:t>
      </w:r>
      <w:r w:rsidR="00C90C35">
        <w:t xml:space="preserve"> </w:t>
      </w:r>
      <w:r w:rsidR="00BC7BD5">
        <w:t>Manufacturer</w:t>
      </w:r>
      <w:r w:rsidR="00C90C35">
        <w:t xml:space="preserve"> Portal application.</w:t>
      </w:r>
    </w:p>
    <w:p w14:paraId="20890E5E" w14:textId="77777777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44F8F8CD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1E6DA359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Open the browser and enter the </w:t>
      </w:r>
      <w:r w:rsidR="000242DB">
        <w:t xml:space="preserve">CEIR </w:t>
      </w:r>
      <w:r w:rsidR="00BC7BD5">
        <w:t>Manufacturer</w:t>
      </w:r>
      <w:r w:rsidR="000242DB">
        <w:t xml:space="preserve"> Portal </w:t>
      </w:r>
      <w:r>
        <w:t>URL in the address bar. The login screen appears.</w:t>
      </w:r>
    </w:p>
    <w:p w14:paraId="6F203CC2" w14:textId="77777777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D6F41C" wp14:editId="5F5FCDFB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12E99" id="Rectangle 52" o:spid="_x0000_s1026" style="position:absolute;margin-left:264.15pt;margin-top:175.35pt;width:53.8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6E0107" wp14:editId="0C2A6A80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6FDFF" id="Rectangle 51" o:spid="_x0000_s1026" style="position:absolute;margin-left:237.05pt;margin-top:2pt;width:81.95pt;height:24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524454D7" wp14:editId="2277999E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7DDDB" w14:textId="77777777" w:rsidR="00C63B19" w:rsidRDefault="00C63B19" w:rsidP="007E53B8">
      <w:pPr>
        <w:pStyle w:val="FigureCaption"/>
      </w:pPr>
      <w:bookmarkStart w:id="222" w:name="_Toc34858805"/>
      <w:r>
        <w:t xml:space="preserve">Figure </w:t>
      </w:r>
      <w:r w:rsidR="00E33E46">
        <w:t>5</w:t>
      </w:r>
      <w:r>
        <w:t>: Login</w:t>
      </w:r>
      <w:bookmarkEnd w:id="222"/>
    </w:p>
    <w:p w14:paraId="0896EC4F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20F44CB2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lastRenderedPageBreak/>
        <w:drawing>
          <wp:inline distT="0" distB="0" distL="0" distR="0" wp14:anchorId="614D103F" wp14:editId="64753686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2F12C4" w14:textId="77777777" w:rsidR="00A90D32" w:rsidRDefault="00BD7ABF" w:rsidP="00DC39E0">
      <w:pPr>
        <w:pStyle w:val="BodyText2"/>
        <w:numPr>
          <w:ilvl w:val="0"/>
          <w:numId w:val="26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43EFDBB2" w14:textId="77777777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BC7BD5">
        <w:t>Manufacturer</w:t>
      </w:r>
      <w:r w:rsidR="00933CA4" w:rsidRPr="00933CA4">
        <w:t xml:space="preserve">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The registration ID is a unique ID that is automatically generated 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the </w:t>
      </w:r>
      <w:r w:rsidR="00BC7BD5">
        <w:t>Manufacturer</w:t>
      </w:r>
      <w:r w:rsidR="00933CA4" w:rsidRPr="00933CA4">
        <w:t xml:space="preserve"> 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BC7BD5">
        <w:rPr>
          <w:i/>
          <w:iCs/>
        </w:rPr>
        <w:t>Manufacturer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14:paraId="63CC041E" w14:textId="77777777" w:rsidR="00A90D32" w:rsidRDefault="00A90D32" w:rsidP="00DC39E0">
      <w:pPr>
        <w:pStyle w:val="BodyText2"/>
        <w:numPr>
          <w:ilvl w:val="0"/>
          <w:numId w:val="26"/>
        </w:numPr>
      </w:pPr>
      <w:r>
        <w:t>Enter the captcha.</w:t>
      </w:r>
    </w:p>
    <w:p w14:paraId="24C6E58A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7D60B586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035F1CE0" w14:textId="5A08DC7E" w:rsidR="00392897" w:rsidRDefault="00A90D32" w:rsidP="00392897">
      <w:pPr>
        <w:pStyle w:val="BodyText2"/>
        <w:ind w:left="432"/>
      </w:pPr>
      <w:r>
        <w:t xml:space="preserve">On entering correct information, the application </w:t>
      </w:r>
      <w:r w:rsidR="004463DD">
        <w:t>H</w:t>
      </w:r>
      <w:r w:rsidR="000249E9">
        <w:t>ome page appears</w:t>
      </w:r>
      <w:r>
        <w:t xml:space="preserve">. </w:t>
      </w:r>
    </w:p>
    <w:p w14:paraId="72E36024" w14:textId="77777777" w:rsidR="00392897" w:rsidRDefault="00392897" w:rsidP="00E40E9F">
      <w:pPr>
        <w:pStyle w:val="BodyText2"/>
        <w:ind w:left="432"/>
      </w:pPr>
    </w:p>
    <w:p w14:paraId="3D759668" w14:textId="583568C0" w:rsidR="00391A42" w:rsidRDefault="00953F70" w:rsidP="00E40E9F">
      <w:pPr>
        <w:pStyle w:val="BodyText2"/>
        <w:ind w:lef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A8D137" wp14:editId="1F00EE81">
                <wp:simplePos x="0" y="0"/>
                <wp:positionH relativeFrom="column">
                  <wp:posOffset>282352</wp:posOffset>
                </wp:positionH>
                <wp:positionV relativeFrom="paragraph">
                  <wp:posOffset>-4956</wp:posOffset>
                </wp:positionV>
                <wp:extent cx="4984750" cy="1932495"/>
                <wp:effectExtent l="0" t="0" r="25400" b="10795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4750" cy="1932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DA3C51" id="Rectangle 263" o:spid="_x0000_s1026" style="position:absolute;margin-left:22.25pt;margin-top:-.4pt;width:392.5pt;height:152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" filled="f" strokecolor="black [3213]" strokeweight="1pt"/>
            </w:pict>
          </mc:Fallback>
        </mc:AlternateContent>
      </w:r>
      <w:del w:id="223" w:author="gaurav" w:date="2021-06-04T05:11:00Z">
        <w:r w:rsidRPr="00953F70" w:rsidDel="00C77B45">
          <w:rPr>
            <w:noProof/>
          </w:rPr>
          <w:drawing>
            <wp:inline distT="0" distB="0" distL="0" distR="0" wp14:anchorId="1BBCDB04" wp14:editId="140071EF">
              <wp:extent cx="4985302" cy="1913641"/>
              <wp:effectExtent l="0" t="0" r="6350" b="0"/>
              <wp:docPr id="257" name="Picture 5">
                <a:extLst xmlns:a="http://schemas.openxmlformats.org/drawingml/2006/main">
                  <a:ext uri="{FF2B5EF4-FFF2-40B4-BE49-F238E27FC236}">
                    <a16:creationId xmlns:a16="http://schemas.microsoft.com/office/drawing/2014/main" id="{E3DEACE9-6AB8-499E-B382-46C4D7F73F34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5">
                        <a:extLst>
                          <a:ext uri="{FF2B5EF4-FFF2-40B4-BE49-F238E27FC236}">
                            <a16:creationId xmlns:a16="http://schemas.microsoft.com/office/drawing/2014/main" id="{E3DEACE9-6AB8-499E-B382-46C4D7F73F34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04829" cy="19211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53E7259" w14:textId="40CE2E6F" w:rsidR="00C77B45" w:rsidRDefault="00C77B45" w:rsidP="007E53B8">
      <w:pPr>
        <w:pStyle w:val="FigureCaption"/>
        <w:rPr>
          <w:ins w:id="224" w:author="gaurav" w:date="2021-06-04T05:11:00Z"/>
        </w:rPr>
      </w:pPr>
      <w:bookmarkStart w:id="225" w:name="_Toc34858806"/>
      <w:ins w:id="226" w:author="gaurav" w:date="2021-06-04T05:12:00Z">
        <w:r>
          <w:rPr>
            <w:noProof/>
          </w:rPr>
          <w:drawing>
            <wp:inline distT="0" distB="0" distL="0" distR="0" wp14:anchorId="40D81CF5" wp14:editId="359C330D">
              <wp:extent cx="4560297" cy="2080193"/>
              <wp:effectExtent l="0" t="0" r="0" b="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83942" cy="209097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317F723" w14:textId="701F8BAD" w:rsidR="00C63B19" w:rsidRDefault="00C63B19" w:rsidP="007E53B8">
      <w:pPr>
        <w:pStyle w:val="FigureCaption"/>
      </w:pPr>
      <w:r>
        <w:lastRenderedPageBreak/>
        <w:t xml:space="preserve">Figure </w:t>
      </w:r>
      <w:r w:rsidR="00E33E46">
        <w:t>6</w:t>
      </w:r>
      <w:r>
        <w:t>: Home Page</w:t>
      </w:r>
      <w:bookmarkEnd w:id="225"/>
    </w:p>
    <w:p w14:paraId="2970E504" w14:textId="77777777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BC7BD5">
        <w:t>Manufacturer</w:t>
      </w:r>
      <w:r>
        <w:t xml:space="preserve"> 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6B0E821F" w14:textId="77777777" w:rsidR="004359B0" w:rsidRDefault="004359B0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2E05417E" wp14:editId="1AAE3DB8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2DDE4" w14:textId="77777777" w:rsidR="00C63B19" w:rsidRDefault="00C63B19" w:rsidP="007E53B8">
      <w:pPr>
        <w:pStyle w:val="FigureCaption"/>
      </w:pPr>
      <w:bookmarkStart w:id="227" w:name="_Toc34858807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227"/>
    </w:p>
    <w:p w14:paraId="51274CC4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6BB8EC58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304FD073" w14:textId="77777777" w:rsidR="00A90D32" w:rsidRDefault="00A90D32" w:rsidP="00DC39E0">
      <w:pPr>
        <w:pStyle w:val="BodyText2"/>
        <w:numPr>
          <w:ilvl w:val="0"/>
          <w:numId w:val="27"/>
        </w:numPr>
      </w:pPr>
      <w:r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00FC9596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75034BBE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1A7DB755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29826AA3" wp14:editId="0B41C68C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EE7E8" w14:textId="77777777" w:rsidR="00E33E46" w:rsidRDefault="00E33E46" w:rsidP="007E53B8">
      <w:pPr>
        <w:pStyle w:val="FigureCaption"/>
      </w:pPr>
      <w:bookmarkStart w:id="228" w:name="_Toc34858808"/>
      <w:r>
        <w:t xml:space="preserve">Figure 8: </w:t>
      </w:r>
      <w:r w:rsidR="008B4625">
        <w:t>Set New</w:t>
      </w:r>
      <w:r>
        <w:t xml:space="preserve"> Password</w:t>
      </w:r>
      <w:bookmarkEnd w:id="228"/>
    </w:p>
    <w:p w14:paraId="5F4399AE" w14:textId="77777777" w:rsidR="00ED2357" w:rsidRDefault="00ED2357" w:rsidP="007F7176">
      <w:pPr>
        <w:pStyle w:val="BodyText2"/>
        <w:numPr>
          <w:ilvl w:val="0"/>
          <w:numId w:val="27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756AA416" wp14:editId="1725E388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3F6B7F5A" w14:textId="77777777" w:rsidR="00ED2357" w:rsidRDefault="00ED2357" w:rsidP="00ED2357">
      <w:pPr>
        <w:pStyle w:val="BodyText2"/>
        <w:numPr>
          <w:ilvl w:val="0"/>
          <w:numId w:val="27"/>
        </w:numPr>
      </w:pPr>
      <w:r>
        <w:t>Re-enter the password.</w:t>
      </w:r>
    </w:p>
    <w:p w14:paraId="1A01830E" w14:textId="77777777" w:rsidR="00ED2357" w:rsidRDefault="00ED2357" w:rsidP="00ED2357">
      <w:pPr>
        <w:pStyle w:val="BodyText2"/>
        <w:numPr>
          <w:ilvl w:val="0"/>
          <w:numId w:val="27"/>
        </w:numPr>
      </w:pPr>
      <w:r>
        <w:lastRenderedPageBreak/>
        <w:t xml:space="preserve">Click </w:t>
      </w:r>
      <w:r w:rsidRPr="00ED2357">
        <w:rPr>
          <w:b/>
          <w:bCs/>
        </w:rPr>
        <w:t>Save</w:t>
      </w:r>
      <w:r>
        <w:t>.</w:t>
      </w:r>
    </w:p>
    <w:p w14:paraId="470D5E04" w14:textId="77777777" w:rsidR="004140E9" w:rsidRDefault="004140E9" w:rsidP="00A90D32">
      <w:pPr>
        <w:pStyle w:val="BodyText2"/>
      </w:pPr>
    </w:p>
    <w:p w14:paraId="66DCA68D" w14:textId="77777777" w:rsidR="00FB08E2" w:rsidRDefault="00FB08E2" w:rsidP="002A39C9">
      <w:pPr>
        <w:pStyle w:val="Heading2"/>
      </w:pPr>
      <w:bookmarkStart w:id="229" w:name="_Toc31900103"/>
      <w:bookmarkStart w:id="230" w:name="_Toc31900170"/>
      <w:bookmarkStart w:id="231" w:name="_Toc31900292"/>
      <w:bookmarkStart w:id="232" w:name="_Toc34858792"/>
      <w:r>
        <w:t>Application User Interface</w:t>
      </w:r>
      <w:bookmarkEnd w:id="229"/>
      <w:bookmarkEnd w:id="230"/>
      <w:bookmarkEnd w:id="231"/>
      <w:bookmarkEnd w:id="232"/>
    </w:p>
    <w:p w14:paraId="7180BD9F" w14:textId="77777777" w:rsidR="00E510D4" w:rsidRDefault="000249E9" w:rsidP="00E510D4">
      <w:pPr>
        <w:pStyle w:val="BodyText2"/>
      </w:pPr>
      <w:r>
        <w:t>On logging into the application successfully, the</w:t>
      </w:r>
      <w:r w:rsidR="00E1361A">
        <w:t xml:space="preserve"> CEIR </w:t>
      </w:r>
      <w:r w:rsidR="00BC7BD5">
        <w:t>Manufacturer</w:t>
      </w:r>
      <w:r w:rsidR="00E1361A">
        <w:t xml:space="preserve"> Portal</w:t>
      </w:r>
      <w:r>
        <w:t xml:space="preserve"> Home page appears.</w:t>
      </w:r>
    </w:p>
    <w:p w14:paraId="0AD97E69" w14:textId="1FEE86CF" w:rsidR="00E43EFE" w:rsidRDefault="00E510D4" w:rsidP="00E510D4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C2ED28C" wp14:editId="6433EFDF">
                <wp:simplePos x="0" y="0"/>
                <wp:positionH relativeFrom="margin">
                  <wp:posOffset>4238081</wp:posOffset>
                </wp:positionH>
                <wp:positionV relativeFrom="paragraph">
                  <wp:posOffset>2099582</wp:posOffset>
                </wp:positionV>
                <wp:extent cx="1016509" cy="199176"/>
                <wp:effectExtent l="0" t="0" r="12700" b="1079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509" cy="19917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6068E" id="Rectangle 10" o:spid="_x0000_s1026" style="position:absolute;margin-left:333.7pt;margin-top:165.3pt;width:80.05pt;height:15.7pt;z-index: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" filled="f" strokecolor="#ffc000 [3207]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3969A1F" wp14:editId="1CE4CFCE">
                <wp:simplePos x="0" y="0"/>
                <wp:positionH relativeFrom="margin">
                  <wp:align>center</wp:align>
                </wp:positionH>
                <wp:positionV relativeFrom="paragraph">
                  <wp:posOffset>10336</wp:posOffset>
                </wp:positionV>
                <wp:extent cx="5278120" cy="2016464"/>
                <wp:effectExtent l="0" t="0" r="17780" b="22225"/>
                <wp:wrapNone/>
                <wp:docPr id="456" name="Rectangl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120" cy="2016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490A9" id="Rectangle 456" o:spid="_x0000_s1026" style="position:absolute;margin-left:0;margin-top:.8pt;width:415.6pt;height:158.8pt;z-index:251639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" filled="f" strokecolor="black [3213]" strokeweight="1pt">
                <w10:wrap anchorx="margin"/>
              </v:rect>
            </w:pict>
          </mc:Fallback>
        </mc:AlternateContent>
      </w:r>
      <w:del w:id="233" w:author="gaurav" w:date="2021-06-04T05:12:00Z">
        <w:r w:rsidRPr="00E510D4" w:rsidDel="00C77B45">
          <w:rPr>
            <w:noProof/>
          </w:rPr>
          <w:drawing>
            <wp:inline distT="0" distB="0" distL="0" distR="0" wp14:anchorId="167115CE" wp14:editId="1740D68F">
              <wp:extent cx="5278755" cy="2026285"/>
              <wp:effectExtent l="0" t="0" r="0" b="0"/>
              <wp:docPr id="62" name="Picture 5">
                <a:extLst xmlns:a="http://schemas.openxmlformats.org/drawingml/2006/main">
                  <a:ext uri="{FF2B5EF4-FFF2-40B4-BE49-F238E27FC236}">
                    <a16:creationId xmlns:a16="http://schemas.microsoft.com/office/drawing/2014/main" id="{E3DEACE9-6AB8-499E-B382-46C4D7F73F34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5">
                        <a:extLst>
                          <a:ext uri="{FF2B5EF4-FFF2-40B4-BE49-F238E27FC236}">
                            <a16:creationId xmlns:a16="http://schemas.microsoft.com/office/drawing/2014/main" id="{E3DEACE9-6AB8-499E-B382-46C4D7F73F34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026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34" w:author="gaurav" w:date="2021-06-04T05:12:00Z">
        <w:r w:rsidR="00C77B45">
          <w:rPr>
            <w:noProof/>
          </w:rPr>
          <w:drawing>
            <wp:inline distT="0" distB="0" distL="0" distR="0" wp14:anchorId="1CB68672" wp14:editId="6C71CEE0">
              <wp:extent cx="5242469" cy="2391368"/>
              <wp:effectExtent l="0" t="0" r="0" b="9525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58371" cy="239862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4D345F4" w14:textId="77777777" w:rsidR="005271B7" w:rsidRDefault="005271B7" w:rsidP="007E53B8">
      <w:pPr>
        <w:pStyle w:val="FigureCaption"/>
      </w:pPr>
      <w:bookmarkStart w:id="235" w:name="_Toc34858809"/>
      <w:r>
        <w:t xml:space="preserve">Figure </w:t>
      </w:r>
      <w:r w:rsidR="00E33E46">
        <w:t>9</w:t>
      </w:r>
      <w:r>
        <w:t>: Home Page</w:t>
      </w:r>
      <w:bookmarkEnd w:id="235"/>
    </w:p>
    <w:p w14:paraId="482F8A3E" w14:textId="77777777" w:rsidR="003F3870" w:rsidRDefault="003F3870" w:rsidP="00FB08E2">
      <w:pPr>
        <w:pStyle w:val="BodyText2"/>
      </w:pPr>
      <w:r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62D735E0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753ACBE8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6BAD74F2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786C56E1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6F4DF663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lastRenderedPageBreak/>
        <w:drawing>
          <wp:inline distT="0" distB="0" distL="0" distR="0" wp14:anchorId="1501CE89" wp14:editId="015D263B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30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22F86" w14:textId="77777777" w:rsidR="00FB08E2" w:rsidRPr="00FA4F7A" w:rsidRDefault="00FB08E2" w:rsidP="00DC39E0">
      <w:pPr>
        <w:pStyle w:val="BodyText2"/>
        <w:numPr>
          <w:ilvl w:val="0"/>
          <w:numId w:val="19"/>
        </w:numPr>
      </w:pPr>
      <w:r w:rsidRPr="00FA4F7A">
        <w:rPr>
          <w:b/>
          <w:bCs/>
        </w:rPr>
        <w:t>Home</w:t>
      </w:r>
      <w:r w:rsidRPr="00FA4F7A">
        <w:t xml:space="preserve">: </w:t>
      </w:r>
      <w:r w:rsidR="00643EDD" w:rsidRPr="00FA4F7A">
        <w:t xml:space="preserve">Click on it to go </w:t>
      </w:r>
      <w:r w:rsidRPr="00FA4F7A">
        <w:t xml:space="preserve">to the </w:t>
      </w:r>
      <w:r w:rsidR="00C75711" w:rsidRPr="00FA4F7A">
        <w:rPr>
          <w:b/>
          <w:bCs/>
        </w:rPr>
        <w:t>DMC</w:t>
      </w:r>
      <w:r w:rsidRPr="00FA4F7A">
        <w:rPr>
          <w:b/>
          <w:bCs/>
        </w:rPr>
        <w:t xml:space="preserve"> </w:t>
      </w:r>
      <w:r w:rsidR="009E7D5B" w:rsidRPr="00FA4F7A">
        <w:rPr>
          <w:b/>
          <w:bCs/>
        </w:rPr>
        <w:t>H</w:t>
      </w:r>
      <w:r w:rsidR="00BD7ABF" w:rsidRPr="00FA4F7A">
        <w:rPr>
          <w:b/>
          <w:bCs/>
        </w:rPr>
        <w:t>ome</w:t>
      </w:r>
      <w:r w:rsidRPr="00FA4F7A">
        <w:rPr>
          <w:b/>
          <w:bCs/>
        </w:rPr>
        <w:t xml:space="preserve"> </w:t>
      </w:r>
      <w:r w:rsidR="00E1361A" w:rsidRPr="00FA4F7A">
        <w:rPr>
          <w:b/>
          <w:bCs/>
        </w:rPr>
        <w:t>P</w:t>
      </w:r>
      <w:r w:rsidR="009E7D5B" w:rsidRPr="00FA4F7A">
        <w:rPr>
          <w:b/>
          <w:bCs/>
        </w:rPr>
        <w:t>ortal</w:t>
      </w:r>
      <w:r w:rsidR="009E7D5B" w:rsidRPr="00FA4F7A">
        <w:t xml:space="preserve"> </w:t>
      </w:r>
      <w:r w:rsidRPr="00FA4F7A">
        <w:t>page.</w:t>
      </w:r>
    </w:p>
    <w:p w14:paraId="1215EF64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6D904B58" wp14:editId="53A76BBA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6E8D7C48" w14:textId="77777777" w:rsidR="00FB08E2" w:rsidRDefault="00A65CC7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58DC8E38" wp14:editId="2048D768">
            <wp:extent cx="1633713" cy="1304438"/>
            <wp:effectExtent l="19050" t="19050" r="24130" b="1016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fi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713" cy="1304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5D5C2" w14:textId="415E5894" w:rsidR="00FB08E2" w:rsidRDefault="00BB71A4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78EFA5" wp14:editId="3D4E02A7">
                <wp:simplePos x="0" y="0"/>
                <wp:positionH relativeFrom="column">
                  <wp:posOffset>337509</wp:posOffset>
                </wp:positionH>
                <wp:positionV relativeFrom="paragraph">
                  <wp:posOffset>538223</wp:posOffset>
                </wp:positionV>
                <wp:extent cx="4865154" cy="3331724"/>
                <wp:effectExtent l="0" t="0" r="12065" b="21590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5154" cy="33317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69F3BD" id="Rectangle 146" o:spid="_x0000_s1026" style="position:absolute;margin-left:26.6pt;margin-top:42.4pt;width:383.1pt;height:262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" filled="f" strokecolor="black [3213]" strokeweight="1pt"/>
            </w:pict>
          </mc:Fallback>
        </mc:AlternateContent>
      </w:r>
      <w:r w:rsidR="005A582E">
        <w:rPr>
          <w:b/>
          <w:bCs/>
          <w:noProof/>
        </w:rPr>
        <w:drawing>
          <wp:inline distT="0" distB="0" distL="0" distR="0" wp14:anchorId="257C7B30" wp14:editId="338EA213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="005A582E" w:rsidRPr="00933CA4">
        <w:t>(</w:t>
      </w:r>
      <w:r w:rsidR="00FB08E2" w:rsidRPr="00A15427">
        <w:rPr>
          <w:b/>
          <w:bCs/>
        </w:rPr>
        <w:t>Edit Info</w:t>
      </w:r>
      <w:r w:rsidR="005A582E"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40465A34" w14:textId="2B7E9D6A" w:rsidR="00FB08E2" w:rsidRDefault="00CB7EE1" w:rsidP="00C7368F">
      <w:pPr>
        <w:pStyle w:val="BodyText2"/>
        <w:ind w:left="426"/>
        <w:jc w:val="center"/>
      </w:pPr>
      <w:r>
        <w:rPr>
          <w:noProof/>
        </w:rPr>
        <w:drawing>
          <wp:inline distT="0" distB="0" distL="0" distR="0" wp14:anchorId="19FC7DB1" wp14:editId="54ED9F9F">
            <wp:extent cx="4860760" cy="3331723"/>
            <wp:effectExtent l="0" t="0" r="0" b="254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3414" cy="334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57DA" w14:textId="77777777" w:rsidR="005271B7" w:rsidRDefault="005A582E" w:rsidP="007E53B8">
      <w:pPr>
        <w:pStyle w:val="FigureCaption"/>
      </w:pPr>
      <w:r>
        <w:t xml:space="preserve">       </w:t>
      </w:r>
      <w:bookmarkStart w:id="236" w:name="_Toc34858810"/>
      <w:r w:rsidR="005271B7">
        <w:t xml:space="preserve">Figure </w:t>
      </w:r>
      <w:r w:rsidR="00E33E46">
        <w:t>10</w:t>
      </w:r>
      <w:r w:rsidR="005271B7">
        <w:t>: Edit Information</w:t>
      </w:r>
      <w:bookmarkEnd w:id="236"/>
    </w:p>
    <w:p w14:paraId="5FD5D60D" w14:textId="77777777" w:rsidR="0055130B" w:rsidRDefault="0055130B" w:rsidP="0055130B">
      <w:pPr>
        <w:pStyle w:val="BodyText2"/>
        <w:ind w:left="1152"/>
      </w:pPr>
    </w:p>
    <w:p w14:paraId="0FDA33AB" w14:textId="01BA36D2" w:rsidR="00FF11C2" w:rsidRDefault="00AD346F" w:rsidP="00913D88">
      <w:pPr>
        <w:pStyle w:val="BodyText2"/>
        <w:numPr>
          <w:ilvl w:val="0"/>
          <w:numId w:val="21"/>
        </w:numPr>
      </w:pPr>
      <w:r>
        <w:t>Make the required changes.</w:t>
      </w:r>
    </w:p>
    <w:p w14:paraId="40FCE90F" w14:textId="77777777" w:rsidR="00AD346F" w:rsidRDefault="00AD346F" w:rsidP="00913D88">
      <w:pPr>
        <w:pStyle w:val="BodyText2"/>
        <w:numPr>
          <w:ilvl w:val="0"/>
          <w:numId w:val="21"/>
        </w:numPr>
      </w:pPr>
      <w:r>
        <w:t xml:space="preserve">Click </w:t>
      </w:r>
      <w:r w:rsidRPr="00ED2357">
        <w:rPr>
          <w:b/>
          <w:bCs/>
        </w:rPr>
        <w:t>Submit</w:t>
      </w:r>
      <w:r>
        <w:t xml:space="preserve"> to save the changes.</w:t>
      </w:r>
    </w:p>
    <w:p w14:paraId="4185B84B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lastRenderedPageBreak/>
        <w:drawing>
          <wp:inline distT="0" distB="0" distL="0" distR="0" wp14:anchorId="0CBA2580" wp14:editId="5C3D4E7B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41FBF8E7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36F89A41" wp14:editId="7A4273B8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87FB8" w14:textId="77777777" w:rsidR="005271B7" w:rsidRDefault="00FF11C2" w:rsidP="007E53B8">
      <w:pPr>
        <w:pStyle w:val="FigureCaption"/>
      </w:pPr>
      <w:r>
        <w:t xml:space="preserve">    </w:t>
      </w:r>
      <w:bookmarkStart w:id="237" w:name="_Toc34858811"/>
      <w:r w:rsidR="005271B7">
        <w:t xml:space="preserve">Figure </w:t>
      </w:r>
      <w:r w:rsidR="00E33E46">
        <w:t>11</w:t>
      </w:r>
      <w:r w:rsidR="005271B7">
        <w:t>: Change Password</w:t>
      </w:r>
      <w:bookmarkEnd w:id="237"/>
    </w:p>
    <w:p w14:paraId="6198B2D3" w14:textId="77777777" w:rsidR="00643EDD" w:rsidRDefault="00A15427" w:rsidP="009C1BC0">
      <w:pPr>
        <w:pStyle w:val="BodyText2"/>
        <w:numPr>
          <w:ilvl w:val="0"/>
          <w:numId w:val="48"/>
        </w:numPr>
      </w:pPr>
      <w:r w:rsidRPr="00310E7E">
        <w:rPr>
          <w:b/>
          <w:bCs/>
        </w:rPr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625E5E51" wp14:editId="595528A9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3A112198" w14:textId="77777777" w:rsidR="000242DB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3E428EFF" w14:textId="77777777" w:rsidR="00643EDD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1A74B11E" w14:textId="77777777" w:rsidR="00643EDD" w:rsidRDefault="00643EDD" w:rsidP="009C1BC0">
      <w:pPr>
        <w:pStyle w:val="BodyText2"/>
        <w:numPr>
          <w:ilvl w:val="0"/>
          <w:numId w:val="48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09BB95A2" w14:textId="77777777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3305B011" wp14:editId="7C403964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BC7BD5">
        <w:t>Manufacturer</w:t>
      </w:r>
      <w:r w:rsidR="00D27262" w:rsidRPr="00E40E9F">
        <w:t>s can deactivate their account or disable/enable their account.</w:t>
      </w:r>
      <w:r w:rsidR="00FB08E2" w:rsidRPr="00E40E9F">
        <w:t xml:space="preserve"> </w:t>
      </w:r>
    </w:p>
    <w:p w14:paraId="7C681122" w14:textId="7F3F2E87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BC7BD5">
        <w:t>Manufacturer</w:t>
      </w:r>
      <w:r w:rsidR="00ED2357" w:rsidRPr="00E40E9F">
        <w:t>’s</w:t>
      </w:r>
      <w:r w:rsidRPr="00E40E9F">
        <w:t xml:space="preserve"> account. Once </w:t>
      </w:r>
      <w:r w:rsidR="00ED2357" w:rsidRPr="00E40E9F">
        <w:t xml:space="preserve">the </w:t>
      </w:r>
      <w:r w:rsidR="00BC7BD5">
        <w:t>Manufacturer</w:t>
      </w:r>
      <w:r w:rsidR="00ED2357" w:rsidRPr="00E40E9F">
        <w:t xml:space="preserve">’s </w:t>
      </w:r>
      <w:r w:rsidRPr="00E40E9F">
        <w:t xml:space="preserve">account is deleted, </w:t>
      </w:r>
      <w:r w:rsidR="00D27262" w:rsidRPr="00E40E9F">
        <w:t xml:space="preserve">the </w:t>
      </w:r>
      <w:r w:rsidR="00BC7BD5">
        <w:t>Manufacturer</w:t>
      </w:r>
      <w:r w:rsidR="00D27262" w:rsidRPr="00E40E9F">
        <w:t xml:space="preserve"> 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</w:t>
      </w:r>
      <w:del w:id="238" w:author="gaurav" w:date="2021-06-04T06:18:00Z">
        <w:r w:rsidR="00D27262" w:rsidRPr="00E40E9F" w:rsidDel="009F5759">
          <w:delText>administrator</w:delText>
        </w:r>
      </w:del>
      <w:ins w:id="239" w:author="gaurav" w:date="2021-06-04T06:18:00Z">
        <w:r w:rsidR="009F5759">
          <w:t>Admin</w:t>
        </w:r>
      </w:ins>
      <w:r w:rsidR="00D27262" w:rsidRPr="00E40E9F">
        <w:t xml:space="preserve">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BC7BD5">
        <w:t>Manufacturer</w:t>
      </w:r>
      <w:r w:rsidR="00D27262" w:rsidRPr="00E40E9F">
        <w:t xml:space="preserve"> can use the same login username and password to log into the application.</w:t>
      </w:r>
    </w:p>
    <w:p w14:paraId="3F6648C7" w14:textId="77777777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BC7BD5">
        <w:t>Manufacturer</w:t>
      </w:r>
      <w:r>
        <w:t>s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>
        <w:t xml:space="preserve">the </w:t>
      </w:r>
      <w:r w:rsidR="00BC7BD5">
        <w:t>Manufacturer</w:t>
      </w:r>
      <w:r w:rsidR="00FB08E2">
        <w:t xml:space="preserve"> can enable it using the same menu.</w:t>
      </w:r>
    </w:p>
    <w:p w14:paraId="5202C4D9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lastRenderedPageBreak/>
        <w:drawing>
          <wp:inline distT="0" distB="0" distL="0" distR="0" wp14:anchorId="46E69A87" wp14:editId="17C307C9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68868" w14:textId="77777777" w:rsidR="005271B7" w:rsidRDefault="005271B7" w:rsidP="007E53B8">
      <w:pPr>
        <w:pStyle w:val="FigureCaption"/>
      </w:pPr>
      <w:bookmarkStart w:id="240" w:name="_Toc34858812"/>
      <w:r>
        <w:t xml:space="preserve">Figure </w:t>
      </w:r>
      <w:r w:rsidR="00E33E46">
        <w:t>12</w:t>
      </w:r>
      <w:r>
        <w:t>: Manage Account</w:t>
      </w:r>
      <w:bookmarkEnd w:id="240"/>
    </w:p>
    <w:p w14:paraId="5FEBD3DF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752C06E6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14:paraId="35118D2E" w14:textId="77777777" w:rsidR="00431476" w:rsidRDefault="00431476" w:rsidP="00431476">
      <w:pPr>
        <w:pStyle w:val="BodyText2"/>
        <w:ind w:left="864"/>
      </w:pPr>
    </w:p>
    <w:p w14:paraId="7D61FFA4" w14:textId="77777777" w:rsidR="00166A7A" w:rsidRDefault="00D51954" w:rsidP="003F3870">
      <w:pPr>
        <w:pStyle w:val="Heading3"/>
      </w:pPr>
      <w:bookmarkStart w:id="241" w:name="_Toc34858793"/>
      <w:r>
        <w:t>Dashboard</w:t>
      </w:r>
      <w:bookmarkEnd w:id="241"/>
    </w:p>
    <w:p w14:paraId="33991FEE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146AAFED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Stock</w:t>
      </w:r>
    </w:p>
    <w:p w14:paraId="5BEBCEFE" w14:textId="5A30BF6C" w:rsidR="00F726BF" w:rsidRDefault="00953F70" w:rsidP="00F726BF">
      <w:pPr>
        <w:pStyle w:val="BodyText2"/>
        <w:numPr>
          <w:ilvl w:val="0"/>
          <w:numId w:val="2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2C72BF" wp14:editId="145D89A5">
                <wp:simplePos x="0" y="0"/>
                <wp:positionH relativeFrom="column">
                  <wp:posOffset>197511</wp:posOffset>
                </wp:positionH>
                <wp:positionV relativeFrom="paragraph">
                  <wp:posOffset>299969</wp:posOffset>
                </wp:positionV>
                <wp:extent cx="4854804" cy="1864360"/>
                <wp:effectExtent l="0" t="0" r="22225" b="21590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4804" cy="1864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4C914C" id="Rectangle 277" o:spid="_x0000_s1026" style="position:absolute;margin-left:15.55pt;margin-top:23.6pt;width:382.25pt;height:146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" filled="f" strokecolor="black [3213]" strokeweight="1pt"/>
            </w:pict>
          </mc:Fallback>
        </mc:AlternateContent>
      </w:r>
      <w:r w:rsidR="00F726BF">
        <w:t>Grievances</w:t>
      </w:r>
    </w:p>
    <w:p w14:paraId="0070D373" w14:textId="5A3432F9" w:rsidR="00916401" w:rsidRDefault="00C60D85" w:rsidP="00916401">
      <w:pPr>
        <w:pStyle w:val="BodyText2"/>
        <w:jc w:val="center"/>
        <w:rPr>
          <w:b/>
          <w:bCs/>
        </w:rPr>
      </w:pPr>
      <w:del w:id="242" w:author="gaurav" w:date="2021-06-04T05:13:00Z">
        <w:r w:rsidRPr="00C60D85" w:rsidDel="00C77B45">
          <w:rPr>
            <w:b/>
            <w:bCs/>
            <w:noProof/>
          </w:rPr>
          <w:drawing>
            <wp:inline distT="0" distB="0" distL="0" distR="0" wp14:anchorId="6391FF6F" wp14:editId="3DF96D7C">
              <wp:extent cx="4857241" cy="1864484"/>
              <wp:effectExtent l="0" t="0" r="635" b="2540"/>
              <wp:docPr id="61" name="Picture 5">
                <a:extLst xmlns:a="http://schemas.openxmlformats.org/drawingml/2006/main">
                  <a:ext uri="{FF2B5EF4-FFF2-40B4-BE49-F238E27FC236}">
                    <a16:creationId xmlns:a16="http://schemas.microsoft.com/office/drawing/2014/main" id="{E3DEACE9-6AB8-499E-B382-46C4D7F73F34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5">
                        <a:extLst>
                          <a:ext uri="{FF2B5EF4-FFF2-40B4-BE49-F238E27FC236}">
                            <a16:creationId xmlns:a16="http://schemas.microsoft.com/office/drawing/2014/main" id="{E3DEACE9-6AB8-499E-B382-46C4D7F73F34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63020" cy="18667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43" w:author="gaurav" w:date="2021-06-04T05:13:00Z">
        <w:r w:rsidR="00C77B45">
          <w:rPr>
            <w:noProof/>
          </w:rPr>
          <w:drawing>
            <wp:inline distT="0" distB="0" distL="0" distR="0" wp14:anchorId="1F9473C5" wp14:editId="7C2BA2A0">
              <wp:extent cx="4756926" cy="2169886"/>
              <wp:effectExtent l="0" t="0" r="5715" b="1905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8324" cy="21750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36C88D8" w14:textId="77777777" w:rsidR="00530228" w:rsidRDefault="00530228" w:rsidP="00530228">
      <w:pPr>
        <w:pStyle w:val="FigureCaption"/>
      </w:pPr>
      <w:bookmarkStart w:id="244" w:name="_Toc34858813"/>
      <w:r>
        <w:lastRenderedPageBreak/>
        <w:t>Figure 1</w:t>
      </w:r>
      <w:r w:rsidR="00A14FF0">
        <w:t>3</w:t>
      </w:r>
      <w:r>
        <w:t>: Home Page</w:t>
      </w:r>
      <w:bookmarkEnd w:id="244"/>
    </w:p>
    <w:p w14:paraId="754783F9" w14:textId="25ACFD56" w:rsid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Stock</w:t>
      </w:r>
    </w:p>
    <w:p w14:paraId="539EECC1" w14:textId="5889A275" w:rsidR="00F726BF" w:rsidRDefault="00F726BF" w:rsidP="00F726BF">
      <w:pPr>
        <w:pStyle w:val="BodyText2"/>
      </w:pPr>
      <w:r w:rsidRPr="007B6A3B">
        <w:t xml:space="preserve">The stock box displays the </w:t>
      </w:r>
      <w:r w:rsidR="00557EE3" w:rsidRPr="007B6A3B">
        <w:t>total number</w:t>
      </w:r>
      <w:r w:rsidR="00392897">
        <w:t xml:space="preserve"> of</w:t>
      </w:r>
      <w:r w:rsidR="00557EE3" w:rsidRPr="007B6A3B">
        <w:t xml:space="preserve"> </w:t>
      </w:r>
      <w:r w:rsidR="00470C5C" w:rsidRPr="007B6A3B">
        <w:t xml:space="preserve">stock </w:t>
      </w:r>
      <w:r w:rsidR="007B6A3B">
        <w:t>entries</w:t>
      </w:r>
      <w:r w:rsidR="00470C5C" w:rsidRPr="007B6A3B">
        <w:t xml:space="preserve"> </w:t>
      </w:r>
      <w:r w:rsidR="00392897">
        <w:t>in progress</w:t>
      </w:r>
      <w:r w:rsidR="00557EE3" w:rsidRPr="007B6A3B">
        <w:t>.</w:t>
      </w:r>
    </w:p>
    <w:p w14:paraId="12ED875A" w14:textId="77777777" w:rsidR="00240E3F" w:rsidRDefault="000763AF" w:rsidP="000763AF">
      <w:pPr>
        <w:pStyle w:val="BodyText2"/>
        <w:jc w:val="center"/>
      </w:pPr>
      <w:r>
        <w:rPr>
          <w:noProof/>
        </w:rPr>
        <w:drawing>
          <wp:inline distT="0" distB="0" distL="0" distR="0" wp14:anchorId="1636B073" wp14:editId="3A9900F9">
            <wp:extent cx="1171736" cy="1086939"/>
            <wp:effectExtent l="19050" t="19050" r="9525" b="18415"/>
            <wp:docPr id="279" name="Picture 2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tock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81842" cy="1096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E3600" w14:textId="50F2DE22" w:rsidR="00557EE3" w:rsidRDefault="00694A7D" w:rsidP="00F726BF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40AC6D" wp14:editId="6ED02A65">
                <wp:simplePos x="0" y="0"/>
                <wp:positionH relativeFrom="column">
                  <wp:posOffset>1905</wp:posOffset>
                </wp:positionH>
                <wp:positionV relativeFrom="paragraph">
                  <wp:posOffset>503920</wp:posOffset>
                </wp:positionV>
                <wp:extent cx="5286983" cy="2507817"/>
                <wp:effectExtent l="0" t="0" r="28575" b="26035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983" cy="25078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8114B" id="Rectangle 144" o:spid="_x0000_s1026" style="position:absolute;margin-left:.15pt;margin-top:39.7pt;width:416.3pt;height:197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" filled="f" strokecolor="black [3213]" strokeweight="1pt"/>
            </w:pict>
          </mc:Fallback>
        </mc:AlternateContent>
      </w:r>
      <w:r w:rsidR="00557EE3">
        <w:t xml:space="preserve">Click </w:t>
      </w:r>
      <w:r w:rsidR="00470C5C">
        <w:rPr>
          <w:noProof/>
        </w:rPr>
        <w:drawing>
          <wp:inline distT="0" distB="0" distL="0" distR="0" wp14:anchorId="0A5E6F1D" wp14:editId="63D9562B">
            <wp:extent cx="116958" cy="116958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</w:t>
      </w:r>
      <w:r w:rsidR="003F3870">
        <w:t>(</w:t>
      </w:r>
      <w:r w:rsidR="003F3870" w:rsidRPr="00470C5C">
        <w:rPr>
          <w:b/>
          <w:bCs/>
        </w:rPr>
        <w:t>View</w:t>
      </w:r>
      <w:r w:rsidR="003F3870">
        <w:rPr>
          <w:b/>
          <w:bCs/>
        </w:rPr>
        <w:t>)</w:t>
      </w:r>
      <w:r w:rsidR="003F3870">
        <w:t xml:space="preserve"> </w:t>
      </w:r>
      <w:r w:rsidR="00557EE3">
        <w:t xml:space="preserve">to access the </w:t>
      </w:r>
      <w:r w:rsidR="00557EE3" w:rsidRPr="007B6A3B">
        <w:rPr>
          <w:b/>
          <w:bCs/>
        </w:rPr>
        <w:t>Stock Management</w:t>
      </w:r>
      <w:r w:rsidR="00557EE3"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481A8194" w14:textId="279F7849" w:rsidR="00AE6395" w:rsidRDefault="00694A7D" w:rsidP="00AE6395">
      <w:pPr>
        <w:pStyle w:val="BodyText2"/>
        <w:jc w:val="center"/>
      </w:pPr>
      <w:r>
        <w:rPr>
          <w:noProof/>
        </w:rPr>
        <w:drawing>
          <wp:inline distT="0" distB="0" distL="0" distR="0" wp14:anchorId="2BD65399" wp14:editId="3037197D">
            <wp:extent cx="5278755" cy="249809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F3F7" w14:textId="77777777" w:rsidR="00431476" w:rsidRDefault="0059323A" w:rsidP="00530228">
      <w:pPr>
        <w:pStyle w:val="FigureCaption"/>
        <w:rPr>
          <w:b w:val="0"/>
          <w:bCs w:val="0"/>
        </w:rPr>
      </w:pPr>
      <w:r>
        <w:t xml:space="preserve">                          </w:t>
      </w:r>
      <w:bookmarkStart w:id="245" w:name="_Toc34858814"/>
      <w:r w:rsidR="00530228">
        <w:t>Figure 1</w:t>
      </w:r>
      <w:r w:rsidR="001D383C">
        <w:t>4</w:t>
      </w:r>
      <w:r w:rsidR="00530228">
        <w:t>: Stock Management</w:t>
      </w:r>
      <w:bookmarkEnd w:id="245"/>
    </w:p>
    <w:p w14:paraId="19412579" w14:textId="77777777" w:rsidR="00557EE3" w:rsidRPr="00557EE3" w:rsidRDefault="00557EE3" w:rsidP="00F726BF">
      <w:pPr>
        <w:pStyle w:val="BodyText2"/>
        <w:rPr>
          <w:b/>
          <w:bCs/>
        </w:rPr>
      </w:pPr>
      <w:r w:rsidRPr="00557EE3">
        <w:rPr>
          <w:b/>
          <w:bCs/>
        </w:rPr>
        <w:t>Total Devices Waiting for Upload</w:t>
      </w:r>
    </w:p>
    <w:p w14:paraId="73474528" w14:textId="3A27224C" w:rsidR="00557EE3" w:rsidRDefault="00557EE3" w:rsidP="00F726BF">
      <w:pPr>
        <w:pStyle w:val="BodyText2"/>
      </w:pPr>
      <w:r>
        <w:t xml:space="preserve">The box displays the total number of devices </w:t>
      </w:r>
      <w:r w:rsidR="00431476">
        <w:t>(</w:t>
      </w:r>
      <w:r w:rsidR="0059323A">
        <w:t>IMEIs</w:t>
      </w:r>
      <w:del w:id="246" w:author="gaurav" w:date="2021-06-04T06:19:00Z">
        <w:r w:rsidR="0059323A" w:rsidDel="009F5759">
          <w:delText>/MEIDs/ESNs</w:delText>
        </w:r>
      </w:del>
      <w:r w:rsidR="0059323A">
        <w:t xml:space="preserve"> </w:t>
      </w:r>
      <w:r w:rsidR="007B6A3B">
        <w:t>in stock</w:t>
      </w:r>
      <w:r w:rsidR="00431476">
        <w:t>)</w:t>
      </w:r>
      <w:r w:rsidR="007B6A3B">
        <w:t xml:space="preserve"> </w:t>
      </w:r>
      <w:r>
        <w:t xml:space="preserve">pending for upload. </w:t>
      </w:r>
    </w:p>
    <w:p w14:paraId="10350433" w14:textId="77777777" w:rsidR="00AE6395" w:rsidRDefault="00AE6395" w:rsidP="00AE6395">
      <w:pPr>
        <w:pStyle w:val="BodyText2"/>
        <w:jc w:val="center"/>
      </w:pPr>
      <w:r>
        <w:rPr>
          <w:noProof/>
        </w:rPr>
        <w:drawing>
          <wp:inline distT="0" distB="0" distL="0" distR="0" wp14:anchorId="09F276BC" wp14:editId="35C1CF9B">
            <wp:extent cx="1447619" cy="1342857"/>
            <wp:effectExtent l="19050" t="19050" r="19685" b="10160"/>
            <wp:docPr id="280" name="Picture 2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totaldeviceswaitingfor upload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EC4F5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674647D2" wp14:editId="0E3E2D51">
            <wp:extent cx="116958" cy="116958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t xml:space="preserve"> </w:t>
      </w:r>
      <w:r w:rsidR="00C21818">
        <w:t>(</w:t>
      </w:r>
      <w:r w:rsidR="003F3870" w:rsidRPr="00470C5C">
        <w:rPr>
          <w:b/>
          <w:bCs/>
        </w:rPr>
        <w:t>View</w:t>
      </w:r>
      <w:r w:rsidR="00C21818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4F06E031" w14:textId="77777777" w:rsidR="00557EE3" w:rsidRPr="007B6A3B" w:rsidRDefault="00557EE3" w:rsidP="00F726BF">
      <w:pPr>
        <w:pStyle w:val="BodyText2"/>
        <w:rPr>
          <w:b/>
          <w:bCs/>
        </w:rPr>
      </w:pPr>
      <w:r w:rsidRPr="007B6A3B">
        <w:rPr>
          <w:b/>
          <w:bCs/>
        </w:rPr>
        <w:lastRenderedPageBreak/>
        <w:t>Grievances</w:t>
      </w:r>
    </w:p>
    <w:p w14:paraId="55D394F0" w14:textId="77777777" w:rsidR="00557EE3" w:rsidRDefault="00557EE3" w:rsidP="00F726BF">
      <w:pPr>
        <w:pStyle w:val="BodyText2"/>
      </w:pPr>
      <w:r>
        <w:t xml:space="preserve">The box displays </w:t>
      </w:r>
      <w:r w:rsidR="007B6A3B">
        <w:t>the total number</w:t>
      </w:r>
      <w:r>
        <w:t xml:space="preserve"> of grievances that are open.</w:t>
      </w:r>
    </w:p>
    <w:p w14:paraId="31058C90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025D30BB" wp14:editId="4C23212B">
            <wp:extent cx="1447619" cy="1342857"/>
            <wp:effectExtent l="19050" t="19050" r="19685" b="10160"/>
            <wp:docPr id="283" name="Picture 2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Grievanc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E2DD4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7ABC410B" wp14:editId="23182C59">
            <wp:extent cx="116958" cy="1169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rPr>
          <w:b/>
          <w:bCs/>
        </w:rPr>
        <w:t xml:space="preserve"> </w:t>
      </w:r>
      <w:r w:rsidR="00C21818">
        <w:rPr>
          <w:b/>
          <w:bCs/>
        </w:rPr>
        <w:t>(</w:t>
      </w:r>
      <w:r w:rsidR="00C21818" w:rsidRPr="00470C5C">
        <w:rPr>
          <w:b/>
          <w:bCs/>
        </w:rPr>
        <w:t>View</w:t>
      </w:r>
      <w:r w:rsidR="00C21818">
        <w:rPr>
          <w:b/>
          <w:bCs/>
        </w:rPr>
        <w:t>)</w:t>
      </w:r>
      <w:r>
        <w:t xml:space="preserve"> to access the </w:t>
      </w:r>
      <w:r w:rsidRPr="007B6A3B">
        <w:rPr>
          <w:b/>
          <w:bCs/>
        </w:rPr>
        <w:t>Grievance Management</w:t>
      </w:r>
      <w:r>
        <w:t xml:space="preserve"> dashboard.</w:t>
      </w:r>
      <w:r w:rsidR="007B6A3B">
        <w:t xml:space="preserve"> Refer to </w:t>
      </w:r>
      <w:r w:rsidR="007B6A3B">
        <w:rPr>
          <w:i/>
          <w:iCs/>
        </w:rPr>
        <w:t xml:space="preserve">Grievance </w:t>
      </w:r>
      <w:r w:rsidR="007B6A3B" w:rsidRPr="007B6A3B">
        <w:rPr>
          <w:i/>
          <w:iCs/>
        </w:rPr>
        <w:t>Management</w:t>
      </w:r>
      <w:r w:rsidR="007B6A3B">
        <w:t xml:space="preserve"> for more information.</w:t>
      </w:r>
    </w:p>
    <w:p w14:paraId="1860FCBA" w14:textId="62EBA945" w:rsidR="00A01F25" w:rsidRDefault="007F46FE" w:rsidP="00A01F25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6A14CA" wp14:editId="7460DD09">
                <wp:simplePos x="0" y="0"/>
                <wp:positionH relativeFrom="column">
                  <wp:posOffset>27829</wp:posOffset>
                </wp:positionH>
                <wp:positionV relativeFrom="paragraph">
                  <wp:posOffset>-602</wp:posOffset>
                </wp:positionV>
                <wp:extent cx="5245492" cy="1225484"/>
                <wp:effectExtent l="0" t="0" r="12700" b="133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492" cy="1225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AA227" id="Rectangle 15" o:spid="_x0000_s1026" style="position:absolute;margin-left:2.2pt;margin-top:-.05pt;width:413.05pt;height:9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" filled="f" strokecolor="black [3213]" strokeweight="1pt"/>
            </w:pict>
          </mc:Fallback>
        </mc:AlternateContent>
      </w:r>
      <w:r w:rsidR="00953F70" w:rsidRPr="00953F70">
        <w:rPr>
          <w:noProof/>
        </w:rPr>
        <w:t xml:space="preserve"> </w:t>
      </w:r>
      <w:r w:rsidR="00953F70">
        <w:rPr>
          <w:noProof/>
        </w:rPr>
        <w:drawing>
          <wp:inline distT="0" distB="0" distL="0" distR="0" wp14:anchorId="05C9A618" wp14:editId="2059143B">
            <wp:extent cx="5216249" cy="1216058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9605" cy="12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880E" w14:textId="332A5658" w:rsidR="008A2CE3" w:rsidRDefault="00530228" w:rsidP="00392897">
      <w:pPr>
        <w:pStyle w:val="FigureCaption"/>
        <w:rPr>
          <w:b w:val="0"/>
          <w:bCs w:val="0"/>
        </w:rPr>
      </w:pPr>
      <w:bookmarkStart w:id="247" w:name="_Toc34858815"/>
      <w:r>
        <w:t>Figure 1</w:t>
      </w:r>
      <w:r w:rsidR="001D383C">
        <w:t>5</w:t>
      </w:r>
      <w:r>
        <w:t>: Grievance Management</w:t>
      </w:r>
      <w:bookmarkEnd w:id="247"/>
    </w:p>
    <w:p w14:paraId="18F73BAC" w14:textId="77777777" w:rsidR="00557EE3" w:rsidRPr="00470C5C" w:rsidRDefault="00557EE3" w:rsidP="00F726BF">
      <w:pPr>
        <w:pStyle w:val="BodyText2"/>
        <w:rPr>
          <w:b/>
          <w:bCs/>
        </w:rPr>
      </w:pPr>
      <w:r w:rsidRPr="00F8094A">
        <w:rPr>
          <w:b/>
          <w:bCs/>
        </w:rPr>
        <w:t>Notification Information</w:t>
      </w:r>
    </w:p>
    <w:p w14:paraId="5FB8F6AC" w14:textId="77777777" w:rsidR="007B6A3B" w:rsidRDefault="000F675E" w:rsidP="00F726BF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3CE6B46" wp14:editId="52544A02">
                <wp:simplePos x="0" y="0"/>
                <wp:positionH relativeFrom="margin">
                  <wp:align>left</wp:align>
                </wp:positionH>
                <wp:positionV relativeFrom="paragraph">
                  <wp:posOffset>295431</wp:posOffset>
                </wp:positionV>
                <wp:extent cx="5335571" cy="1489435"/>
                <wp:effectExtent l="0" t="0" r="17780" b="15875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5571" cy="1489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FD2B4" id="Rectangle 467" o:spid="_x0000_s1026" style="position:absolute;margin-left:0;margin-top:23.25pt;width:420.1pt;height:117.3pt;z-index:251656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557EE3">
        <w:t xml:space="preserve">This section displays </w:t>
      </w:r>
      <w:r w:rsidR="005A582E">
        <w:t xml:space="preserve">the </w:t>
      </w:r>
      <w:r w:rsidR="00557EE3">
        <w:t>t</w:t>
      </w:r>
      <w:r w:rsidR="009D4C47">
        <w:t xml:space="preserve">en </w:t>
      </w:r>
      <w:r w:rsidR="005A582E">
        <w:t xml:space="preserve">most </w:t>
      </w:r>
      <w:r w:rsidR="009D4C47">
        <w:t>recent notifications.</w:t>
      </w:r>
      <w:r w:rsidR="00470C5C">
        <w:t xml:space="preserve"> </w:t>
      </w:r>
    </w:p>
    <w:p w14:paraId="55DBFF5F" w14:textId="34AD69CD" w:rsidR="00B0500E" w:rsidRDefault="007C398C" w:rsidP="00B0500E">
      <w:pPr>
        <w:pStyle w:val="BodyText2"/>
        <w:jc w:val="center"/>
      </w:pPr>
      <w:r>
        <w:rPr>
          <w:noProof/>
        </w:rPr>
        <w:drawing>
          <wp:inline distT="0" distB="0" distL="0" distR="0" wp14:anchorId="7BC0A121" wp14:editId="5F3E3B4C">
            <wp:extent cx="5366529" cy="1470582"/>
            <wp:effectExtent l="0" t="0" r="5715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0126" cy="148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C603" w14:textId="77777777" w:rsidR="00530228" w:rsidRDefault="00530228" w:rsidP="00530228">
      <w:pPr>
        <w:pStyle w:val="FigureCaption"/>
      </w:pPr>
      <w:bookmarkStart w:id="248" w:name="_Toc34858816"/>
      <w:r>
        <w:t>Figure 1</w:t>
      </w:r>
      <w:r w:rsidR="001D383C">
        <w:t>6</w:t>
      </w:r>
      <w:r>
        <w:t>: Home Page</w:t>
      </w:r>
      <w:bookmarkEnd w:id="248"/>
    </w:p>
    <w:p w14:paraId="11194D84" w14:textId="77777777" w:rsidR="00557EE3" w:rsidRDefault="00014FC3" w:rsidP="00F726BF">
      <w:pPr>
        <w:pStyle w:val="BodyText2"/>
      </w:pPr>
      <w:r>
        <w:t>N</w:t>
      </w:r>
      <w:r w:rsidR="00470C5C">
        <w:t>otifications are of two types.</w:t>
      </w:r>
    </w:p>
    <w:p w14:paraId="12BF6E23" w14:textId="77777777" w:rsidR="00470C5C" w:rsidRDefault="00470C5C" w:rsidP="009C1BC0">
      <w:pPr>
        <w:pStyle w:val="BodyText2"/>
        <w:numPr>
          <w:ilvl w:val="0"/>
          <w:numId w:val="49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BC7BD5">
        <w:t>Manufacturer</w:t>
      </w:r>
      <w:r w:rsidR="007B6A3B">
        <w:t xml:space="preserve"> </w:t>
      </w:r>
      <w:r w:rsidR="00014FC3">
        <w:t>about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3CE5D594" wp14:editId="583F5340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54F0FC7F" w14:textId="77777777" w:rsidR="00014FC3" w:rsidRDefault="00CC17CA" w:rsidP="00014FC3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6998D7" wp14:editId="3E193ABC">
                <wp:simplePos x="0" y="0"/>
                <wp:positionH relativeFrom="column">
                  <wp:posOffset>243952</wp:posOffset>
                </wp:positionH>
                <wp:positionV relativeFrom="paragraph">
                  <wp:posOffset>9450</wp:posOffset>
                </wp:positionV>
                <wp:extent cx="5257688" cy="376518"/>
                <wp:effectExtent l="0" t="0" r="19685" b="241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688" cy="376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DCDF1F" id="Rectangle 44" o:spid="_x0000_s1026" style="position:absolute;margin-left:19.2pt;margin-top:.75pt;width:414pt;height:29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" filled="f" strokecolor="black [3213]" strokeweight="1pt"/>
            </w:pict>
          </mc:Fallback>
        </mc:AlternateContent>
      </w:r>
      <w:r w:rsidRPr="007A6DD9">
        <w:rPr>
          <w:noProof/>
          <w:highlight w:val="yellow"/>
        </w:rPr>
        <w:drawing>
          <wp:inline distT="0" distB="0" distL="0" distR="0" wp14:anchorId="68EF14D6" wp14:editId="36FF4E14">
            <wp:extent cx="5278755" cy="3790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6E6D" w14:textId="455645CE" w:rsidR="009D4C47" w:rsidRDefault="00470C5C" w:rsidP="00F854B3">
      <w:pPr>
        <w:pStyle w:val="BodyText2"/>
        <w:numPr>
          <w:ilvl w:val="0"/>
          <w:numId w:val="49"/>
        </w:numPr>
      </w:pPr>
      <w:r>
        <w:lastRenderedPageBreak/>
        <w:t>Notification</w:t>
      </w:r>
      <w:r w:rsidR="00821D65">
        <w:t xml:space="preserve">s that require some action by the </w:t>
      </w:r>
      <w:r w:rsidR="00BC7BD5">
        <w:t>Manufacturer</w:t>
      </w:r>
      <w:r w:rsidR="00821D65">
        <w:t>.</w:t>
      </w:r>
      <w:r w:rsidR="00AB30EC">
        <w:t xml:space="preserve"> For example, a notification about the </w:t>
      </w:r>
      <w:r w:rsidR="00601C7C">
        <w:t xml:space="preserve">Stock upload </w:t>
      </w:r>
      <w:r w:rsidR="00AB30EC">
        <w:t xml:space="preserve">approval or rejection by the CEIR </w:t>
      </w:r>
      <w:del w:id="249" w:author="gaurav" w:date="2021-06-04T06:18:00Z">
        <w:r w:rsidR="00AB30EC" w:rsidDel="009F5759">
          <w:delText>administrator</w:delText>
        </w:r>
      </w:del>
      <w:ins w:id="250" w:author="gaurav" w:date="2021-06-04T06:18:00Z">
        <w:r w:rsidR="009F5759">
          <w:t>Admin</w:t>
        </w:r>
      </w:ins>
      <w:r w:rsidR="00AB30EC">
        <w:t xml:space="preserve"> requires the </w:t>
      </w:r>
      <w:r w:rsidR="00BC7BD5">
        <w:t>Manufacturer</w:t>
      </w:r>
      <w:r w:rsidR="00014FC3">
        <w:t xml:space="preserve"> to</w:t>
      </w:r>
      <w:r w:rsidR="0049367B">
        <w:t xml:space="preserve"> </w:t>
      </w:r>
      <w:r w:rsidR="007B6A3B">
        <w:t xml:space="preserve">take some action such as fix the errors in the </w:t>
      </w:r>
      <w:r w:rsidR="00601C7C">
        <w:t>stock upload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7B632429" wp14:editId="256F435D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38781409" wp14:editId="71A58185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>the relevant page of the notification</w:t>
      </w:r>
      <w:r w:rsidR="009D4C47">
        <w:t>.</w:t>
      </w:r>
    </w:p>
    <w:p w14:paraId="508020B7" w14:textId="77777777" w:rsidR="009C6976" w:rsidRDefault="00CC17CA" w:rsidP="00CC17CA">
      <w:pPr>
        <w:pStyle w:val="BodyText2"/>
        <w:tabs>
          <w:tab w:val="left" w:pos="426"/>
        </w:tabs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66CCDD" wp14:editId="03CE3CBD">
                <wp:simplePos x="0" y="0"/>
                <wp:positionH relativeFrom="column">
                  <wp:posOffset>239470</wp:posOffset>
                </wp:positionH>
                <wp:positionV relativeFrom="paragraph">
                  <wp:posOffset>-747</wp:posOffset>
                </wp:positionV>
                <wp:extent cx="5275729" cy="367553"/>
                <wp:effectExtent l="0" t="0" r="20320" b="13970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729" cy="367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1D0D2E" id="Rectangle 473" o:spid="_x0000_s1026" style="position:absolute;margin-left:18.85pt;margin-top:-.05pt;width:415.4pt;height:2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9FCDB48" wp14:editId="14750A9D">
            <wp:extent cx="5278755" cy="377825"/>
            <wp:effectExtent l="0" t="0" r="0" b="317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F381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215192B4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5175BA03" w14:textId="7A3F40C3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Transaction ID</w:t>
      </w:r>
      <w:r>
        <w:t xml:space="preserve">: Transaction ID of the stock or grievance request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BC7BD5">
        <w:t>Manufacturer</w:t>
      </w:r>
      <w:r w:rsidR="0071493D">
        <w:t xml:space="preserve"> 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2C6DEEE4" w14:textId="77777777" w:rsidR="0071493D" w:rsidRDefault="0071493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</w:t>
      </w:r>
      <w:r w:rsidR="00601C7C">
        <w:t>i</w:t>
      </w:r>
      <w:r>
        <w:t xml:space="preserve">f the notification is concerning a stock transaction, the </w:t>
      </w:r>
      <w:r w:rsidR="0059323A">
        <w:t>feature</w:t>
      </w:r>
      <w:r>
        <w:t xml:space="preserve"> name </w:t>
      </w:r>
      <w:r w:rsidRPr="00014FC3">
        <w:rPr>
          <w:b/>
          <w:bCs/>
        </w:rPr>
        <w:t>Stock Management</w:t>
      </w:r>
      <w:r>
        <w:t xml:space="preserve"> is shown. The </w:t>
      </w:r>
      <w:r w:rsidR="0059323A">
        <w:t>feature</w:t>
      </w:r>
      <w:r>
        <w:t xml:space="preserve"> name is the one shown in the left panel of the Home page.</w:t>
      </w:r>
    </w:p>
    <w:p w14:paraId="10726697" w14:textId="77777777" w:rsidR="006B34FD" w:rsidRDefault="006B34F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0FD66675" w14:textId="77777777" w:rsidR="006B34FD" w:rsidRDefault="00EB2391" w:rsidP="00EB2391">
      <w:pPr>
        <w:pStyle w:val="BodyText2"/>
        <w:ind w:left="432" w:hanging="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24D803" wp14:editId="457FE705">
                <wp:simplePos x="0" y="0"/>
                <wp:positionH relativeFrom="column">
                  <wp:posOffset>297740</wp:posOffset>
                </wp:positionH>
                <wp:positionV relativeFrom="paragraph">
                  <wp:posOffset>1606</wp:posOffset>
                </wp:positionV>
                <wp:extent cx="5244353" cy="403412"/>
                <wp:effectExtent l="0" t="0" r="13970" b="158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4353" cy="4034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1F7E8E" id="Rectangle 54" o:spid="_x0000_s1026" style="position:absolute;margin-left:23.45pt;margin-top:.15pt;width:412.95pt;height:3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6CE954A" wp14:editId="4E4215FE">
            <wp:extent cx="5278755" cy="4216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4170" w14:textId="77777777" w:rsidR="006B34FD" w:rsidRDefault="006B34FD" w:rsidP="00976ADF">
      <w:pPr>
        <w:pStyle w:val="BodyText2"/>
        <w:numPr>
          <w:ilvl w:val="0"/>
          <w:numId w:val="54"/>
        </w:numPr>
      </w:pPr>
      <w:r w:rsidRPr="00902BA9">
        <w:rPr>
          <w:b/>
          <w:bCs/>
        </w:rPr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58529082" wp14:editId="727E9FE5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BC7BD5">
        <w:t>Manufacturer</w:t>
      </w:r>
      <w:r>
        <w:t xml:space="preserve"> 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7EC8F7C5" wp14:editId="7ED629D6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34C4299" w14:textId="77777777" w:rsidR="00274AEA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0FFEE2" wp14:editId="75B225F3">
                <wp:simplePos x="0" y="0"/>
                <wp:positionH relativeFrom="column">
                  <wp:posOffset>230505</wp:posOffset>
                </wp:positionH>
                <wp:positionV relativeFrom="paragraph">
                  <wp:posOffset>4034</wp:posOffset>
                </wp:positionV>
                <wp:extent cx="5284694" cy="381000"/>
                <wp:effectExtent l="0" t="0" r="1143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694" cy="381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19353" id="Rectangle 58" o:spid="_x0000_s1026" style="position:absolute;margin-left:18.15pt;margin-top:.3pt;width:416.1pt;height:3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E66D33D" wp14:editId="59C29DA8">
            <wp:extent cx="5278755" cy="3790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CA69" w14:textId="77777777" w:rsidR="00EB2391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270F59" wp14:editId="67849096">
                <wp:simplePos x="0" y="0"/>
                <wp:positionH relativeFrom="column">
                  <wp:posOffset>226023</wp:posOffset>
                </wp:positionH>
                <wp:positionV relativeFrom="paragraph">
                  <wp:posOffset>7209</wp:posOffset>
                </wp:positionV>
                <wp:extent cx="5288952" cy="358588"/>
                <wp:effectExtent l="0" t="0" r="26035" b="228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952" cy="358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0E5CA7" id="Rectangle 59" o:spid="_x0000_s1026" style="position:absolute;margin-left:17.8pt;margin-top:.55pt;width:416.45pt;height:2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3ABC0BA" wp14:editId="4F0D9189">
            <wp:extent cx="5278755" cy="37782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0E64" w14:textId="77777777" w:rsidR="000305F0" w:rsidRDefault="008C008C" w:rsidP="008C008C">
      <w:pPr>
        <w:pStyle w:val="Heading2"/>
      </w:pPr>
      <w:bookmarkStart w:id="251" w:name="_Toc31900108"/>
      <w:bookmarkStart w:id="252" w:name="_Toc31900175"/>
      <w:bookmarkStart w:id="253" w:name="_Toc31900297"/>
      <w:bookmarkStart w:id="254" w:name="_Toc34858794"/>
      <w:r>
        <w:t>Stock Management</w:t>
      </w:r>
      <w:bookmarkEnd w:id="251"/>
      <w:bookmarkEnd w:id="252"/>
      <w:bookmarkEnd w:id="253"/>
      <w:bookmarkEnd w:id="254"/>
    </w:p>
    <w:p w14:paraId="6FC9C98C" w14:textId="2EC34E5C" w:rsidR="00825279" w:rsidRPr="005C3C28" w:rsidRDefault="008C008C" w:rsidP="00D5498E">
      <w:pPr>
        <w:pStyle w:val="BodyText2"/>
      </w:pPr>
      <w:r w:rsidRPr="005C3C28">
        <w:t xml:space="preserve">After the </w:t>
      </w:r>
      <w:r w:rsidR="00BC7BD5">
        <w:t>Manufacturer</w:t>
      </w:r>
      <w:r w:rsidRPr="005C3C28">
        <w:t xml:space="preserve"> </w:t>
      </w:r>
      <w:r w:rsidR="00392897">
        <w:t xml:space="preserve">produce or assemble SIM based devices, and are ready to be sold in the Cambodian market, then the manufacturer should upload the stock in the CEIR </w:t>
      </w:r>
      <w:r w:rsidR="00BE0F88">
        <w:t>system.</w:t>
      </w:r>
      <w:r w:rsidRPr="005C3C28">
        <w:t xml:space="preserve"> </w:t>
      </w:r>
      <w:r w:rsidR="007F7176">
        <w:t>To make stock available for sale, s</w:t>
      </w:r>
      <w:r w:rsidR="005C3C28" w:rsidRPr="005C3C28">
        <w:t xml:space="preserve">tock is uploaded to the system. </w:t>
      </w:r>
    </w:p>
    <w:p w14:paraId="2B45FB0B" w14:textId="77777777"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t>To upload stock:</w:t>
      </w:r>
    </w:p>
    <w:p w14:paraId="36BCA026" w14:textId="77777777" w:rsidR="00D83304" w:rsidRDefault="00934D4F" w:rsidP="00DC39E0">
      <w:pPr>
        <w:pStyle w:val="BodyText2"/>
        <w:numPr>
          <w:ilvl w:val="0"/>
          <w:numId w:val="34"/>
        </w:numPr>
      </w:pPr>
      <w:r>
        <w:t xml:space="preserve">Select </w:t>
      </w:r>
      <w:r w:rsidRPr="00D74081">
        <w:rPr>
          <w:b/>
          <w:bCs/>
        </w:rPr>
        <w:t>Stock Management</w:t>
      </w:r>
      <w:r w:rsidR="00246645">
        <w:t xml:space="preserve"> in the left panel</w:t>
      </w:r>
      <w:r>
        <w:t>.</w:t>
      </w:r>
    </w:p>
    <w:p w14:paraId="7D58B2C2" w14:textId="46BA5B6E" w:rsidR="00934D4F" w:rsidRDefault="00884D7F" w:rsidP="000F2A8D">
      <w:pPr>
        <w:pStyle w:val="BodyText2"/>
        <w:ind w:left="360" w:firstLine="426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30E598" wp14:editId="03E9EB3D">
                <wp:simplePos x="0" y="0"/>
                <wp:positionH relativeFrom="column">
                  <wp:posOffset>234551</wp:posOffset>
                </wp:positionH>
                <wp:positionV relativeFrom="paragraph">
                  <wp:posOffset>259996</wp:posOffset>
                </wp:positionV>
                <wp:extent cx="5270663" cy="2026285"/>
                <wp:effectExtent l="0" t="0" r="25400" b="12065"/>
                <wp:wrapNone/>
                <wp:docPr id="284" name="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663" cy="2026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063DF2" id="Rectangle 284" o:spid="_x0000_s1026" style="position:absolute;margin-left:18.45pt;margin-top:20.45pt;width:415pt;height:159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" filled="f" strokecolor="black [3213]" strokeweight="1pt"/>
            </w:pict>
          </mc:Fallback>
        </mc:AlternateContent>
      </w:r>
      <w:r w:rsidR="009716E6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695192C" wp14:editId="206B906C">
                <wp:simplePos x="0" y="0"/>
                <wp:positionH relativeFrom="column">
                  <wp:posOffset>246351</wp:posOffset>
                </wp:positionH>
                <wp:positionV relativeFrom="paragraph">
                  <wp:posOffset>812159</wp:posOffset>
                </wp:positionV>
                <wp:extent cx="701675" cy="148590"/>
                <wp:effectExtent l="0" t="0" r="22225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148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15436" id="Rectangle 18" o:spid="_x0000_s1026" style="position:absolute;margin-left:19.4pt;margin-top:63.95pt;width:55.25pt;height:11.7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" filled="f" strokecolor="#ffc000 [3207]" strokeweight="2pt"/>
            </w:pict>
          </mc:Fallback>
        </mc:AlternateContent>
      </w:r>
      <w:r w:rsidRPr="00884D7F">
        <w:rPr>
          <w:rFonts w:ascii="Times New Roman" w:eastAsia="Times New Roman" w:hAnsi="Times New Roman"/>
          <w:noProof/>
          <w:sz w:val="24"/>
        </w:rPr>
        <w:t xml:space="preserve"> </w:t>
      </w:r>
      <w:del w:id="255" w:author="gaurav" w:date="2021-06-04T05:13:00Z">
        <w:r w:rsidRPr="00884D7F" w:rsidDel="00C77B45">
          <w:rPr>
            <w:noProof/>
          </w:rPr>
          <w:drawing>
            <wp:inline distT="0" distB="0" distL="0" distR="0" wp14:anchorId="4C163928" wp14:editId="045B9EDD">
              <wp:extent cx="5278755" cy="2026285"/>
              <wp:effectExtent l="0" t="0" r="0" b="0"/>
              <wp:docPr id="282" name="Picture 5">
                <a:extLst xmlns:a="http://schemas.openxmlformats.org/drawingml/2006/main">
                  <a:ext uri="{FF2B5EF4-FFF2-40B4-BE49-F238E27FC236}">
                    <a16:creationId xmlns:a16="http://schemas.microsoft.com/office/drawing/2014/main" id="{E3DEACE9-6AB8-499E-B382-46C4D7F73F34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5">
                        <a:extLst>
                          <a:ext uri="{FF2B5EF4-FFF2-40B4-BE49-F238E27FC236}">
                            <a16:creationId xmlns:a16="http://schemas.microsoft.com/office/drawing/2014/main" id="{E3DEACE9-6AB8-499E-B382-46C4D7F73F34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026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56" w:author="gaurav" w:date="2021-06-04T05:13:00Z">
        <w:r w:rsidR="00C77B45">
          <w:rPr>
            <w:noProof/>
          </w:rPr>
          <w:drawing>
            <wp:inline distT="0" distB="0" distL="0" distR="0" wp14:anchorId="76525536" wp14:editId="76E044C1">
              <wp:extent cx="5290457" cy="2413258"/>
              <wp:effectExtent l="0" t="0" r="5715" b="6350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02213" cy="24186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ECEBE54" w14:textId="77777777" w:rsidR="00DB7910" w:rsidRDefault="000F2A8D" w:rsidP="007E53B8">
      <w:pPr>
        <w:pStyle w:val="FigureCaption"/>
      </w:pPr>
      <w:r>
        <w:t xml:space="preserve">                                          </w:t>
      </w:r>
      <w:bookmarkStart w:id="257" w:name="_Toc34858817"/>
      <w:r w:rsidR="00DB7910">
        <w:t xml:space="preserve">Figure </w:t>
      </w:r>
      <w:r w:rsidR="001D383C">
        <w:t>17</w:t>
      </w:r>
      <w:r w:rsidR="00DB7910">
        <w:t>: Home Page</w:t>
      </w:r>
      <w:bookmarkEnd w:id="257"/>
    </w:p>
    <w:p w14:paraId="76E52D25" w14:textId="370A4572" w:rsidR="00FF11C2" w:rsidRPr="00B748D2" w:rsidRDefault="00392897" w:rsidP="00DC39E0">
      <w:pPr>
        <w:pStyle w:val="BodyText2"/>
        <w:numPr>
          <w:ilvl w:val="0"/>
          <w:numId w:val="34"/>
        </w:numPr>
        <w:ind w:left="360"/>
      </w:pPr>
      <w:r>
        <w:t>On selecting the Stock Management option</w:t>
      </w:r>
      <w:r w:rsidR="00780668">
        <w:t xml:space="preserve">, the </w:t>
      </w:r>
      <w:r w:rsidR="00780668" w:rsidRPr="004463DD">
        <w:rPr>
          <w:b/>
          <w:bCs/>
        </w:rPr>
        <w:t>Stock Management</w:t>
      </w:r>
      <w:r w:rsidR="00780668">
        <w:t xml:space="preserve"> page appears.</w:t>
      </w:r>
    </w:p>
    <w:p w14:paraId="5101E145" w14:textId="2AC43DE7" w:rsidR="009716E6" w:rsidRDefault="001640CB" w:rsidP="00DE0266">
      <w:pPr>
        <w:pStyle w:val="BodyText2"/>
        <w:ind w:left="284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5286CF0" wp14:editId="0138096F">
                <wp:simplePos x="0" y="0"/>
                <wp:positionH relativeFrom="column">
                  <wp:posOffset>4945743</wp:posOffset>
                </wp:positionH>
                <wp:positionV relativeFrom="paragraph">
                  <wp:posOffset>2340337</wp:posOffset>
                </wp:positionV>
                <wp:extent cx="461191" cy="152400"/>
                <wp:effectExtent l="0" t="0" r="1524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91" cy="1524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CB14E" id="Rectangle 24" o:spid="_x0000_s1026" style="position:absolute;margin-left:389.45pt;margin-top:184.3pt;width:36.3pt;height:12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" filled="f" strokecolor="#ffc000 [3207]" strokeweight="2pt"/>
            </w:pict>
          </mc:Fallback>
        </mc:AlternateContent>
      </w:r>
      <w:del w:id="258" w:author="gaurav" w:date="2021-06-04T05:15:00Z">
        <w:r w:rsidRPr="001640CB" w:rsidDel="004B3F17">
          <w:rPr>
            <w:noProof/>
          </w:rPr>
          <w:drawing>
            <wp:inline distT="0" distB="0" distL="0" distR="0" wp14:anchorId="184D4D14" wp14:editId="2CE3E89B">
              <wp:extent cx="5194123" cy="2238103"/>
              <wp:effectExtent l="0" t="0" r="6985" b="0"/>
              <wp:docPr id="6" name="Picture 5">
                <a:extLst xmlns:a="http://schemas.openxmlformats.org/drawingml/2006/main">
                  <a:ext uri="{FF2B5EF4-FFF2-40B4-BE49-F238E27FC236}">
                    <a16:creationId xmlns:a16="http://schemas.microsoft.com/office/drawing/2014/main" id="{7F2BD33A-B4AF-4871-8115-8E8E0B6A2B77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5">
                        <a:extLst>
                          <a:ext uri="{FF2B5EF4-FFF2-40B4-BE49-F238E27FC236}">
                            <a16:creationId xmlns:a16="http://schemas.microsoft.com/office/drawing/2014/main" id="{7F2BD33A-B4AF-4871-8115-8E8E0B6A2B77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00520" cy="22408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59" w:author="gaurav" w:date="2021-06-04T05:15:00Z">
        <w:r w:rsidR="004B3F17">
          <w:rPr>
            <w:noProof/>
          </w:rPr>
          <w:drawing>
            <wp:inline distT="0" distB="0" distL="0" distR="0" wp14:anchorId="45879345" wp14:editId="01A24F99">
              <wp:extent cx="5278755" cy="2173605"/>
              <wp:effectExtent l="0" t="0" r="0" b="0"/>
              <wp:docPr id="448" name="Picture 4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1736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Pr="001640CB">
        <w:rPr>
          <w:rFonts w:ascii="Times New Roman" w:eastAsia="Times New Roman" w:hAnsi="Times New Roman"/>
          <w:noProof/>
          <w:sz w:val="24"/>
        </w:rPr>
        <w:t xml:space="preserve"> </w:t>
      </w:r>
    </w:p>
    <w:p w14:paraId="502C0595" w14:textId="196AA2CA" w:rsidR="00DB7910" w:rsidRDefault="00DB7910" w:rsidP="007E53B8">
      <w:pPr>
        <w:pStyle w:val="FigureCaption"/>
      </w:pPr>
      <w:bookmarkStart w:id="260" w:name="_Toc34858818"/>
      <w:r>
        <w:t xml:space="preserve">Figure </w:t>
      </w:r>
      <w:r w:rsidR="001D383C">
        <w:t>1</w:t>
      </w:r>
      <w:r w:rsidR="00F8094A">
        <w:t>8</w:t>
      </w:r>
      <w:r>
        <w:t>: Stock Management</w:t>
      </w:r>
      <w:bookmarkEnd w:id="260"/>
    </w:p>
    <w:p w14:paraId="43DF0616" w14:textId="77777777" w:rsidR="00EE7A3F" w:rsidRDefault="00EE7A3F" w:rsidP="00DC39E0">
      <w:pPr>
        <w:pStyle w:val="BodyText2"/>
        <w:numPr>
          <w:ilvl w:val="0"/>
          <w:numId w:val="34"/>
        </w:numPr>
        <w:ind w:left="360"/>
      </w:pPr>
      <w:r w:rsidRPr="00150043">
        <w:t>Click</w:t>
      </w:r>
      <w:r w:rsidR="006A6E2C" w:rsidRPr="00150043">
        <w:t xml:space="preserve"> </w:t>
      </w:r>
      <w:r w:rsidR="006A6E2C" w:rsidRPr="00150043">
        <w:rPr>
          <w:b/>
          <w:bCs/>
        </w:rPr>
        <w:t>Upload Stock</w:t>
      </w:r>
      <w:r w:rsidR="006A6E2C">
        <w:t>.</w:t>
      </w:r>
    </w:p>
    <w:p w14:paraId="5DF9557A" w14:textId="77777777" w:rsidR="009716E6" w:rsidRDefault="009B71C4" w:rsidP="00A119B1">
      <w:pPr>
        <w:pStyle w:val="BodyText2"/>
        <w:ind w:left="360"/>
      </w:pPr>
      <w:r>
        <w:t xml:space="preserve">The </w:t>
      </w:r>
      <w:r w:rsidRPr="006A6E2C">
        <w:rPr>
          <w:b/>
          <w:bCs/>
        </w:rPr>
        <w:t>Upload Stock</w:t>
      </w:r>
      <w:r>
        <w:t xml:space="preserve"> </w:t>
      </w:r>
      <w:r w:rsidR="0081773C">
        <w:t xml:space="preserve">page </w:t>
      </w:r>
      <w:r>
        <w:t>appears.</w:t>
      </w:r>
    </w:p>
    <w:p w14:paraId="41512135" w14:textId="637D1EE6" w:rsidR="007839B9" w:rsidRDefault="00382CCF" w:rsidP="00A119B1">
      <w:pPr>
        <w:pStyle w:val="BodyText2"/>
        <w:ind w:left="284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BAD3F7" wp14:editId="22F15EF6">
                <wp:simplePos x="0" y="0"/>
                <wp:positionH relativeFrom="column">
                  <wp:posOffset>206442</wp:posOffset>
                </wp:positionH>
                <wp:positionV relativeFrom="paragraph">
                  <wp:posOffset>15006</wp:posOffset>
                </wp:positionV>
                <wp:extent cx="5229726" cy="1644316"/>
                <wp:effectExtent l="0" t="0" r="28575" b="133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726" cy="16443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0A624" id="Rectangle 11" o:spid="_x0000_s1026" style="position:absolute;margin-left:16.25pt;margin-top:1.2pt;width:411.8pt;height:129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" filled="f" strokecolor="black [3213]" strokeweight="1pt"/>
            </w:pict>
          </mc:Fallback>
        </mc:AlternateContent>
      </w:r>
      <w:del w:id="261" w:author="gaurav" w:date="2021-06-04T05:17:00Z">
        <w:r w:rsidDel="004B3F17">
          <w:rPr>
            <w:noProof/>
          </w:rPr>
          <w:drawing>
            <wp:inline distT="0" distB="0" distL="0" distR="0" wp14:anchorId="74474C24" wp14:editId="5AC4D441">
              <wp:extent cx="5278755" cy="1670050"/>
              <wp:effectExtent l="0" t="0" r="0" b="635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1670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62" w:author="gaurav" w:date="2021-06-04T05:17:00Z">
        <w:r w:rsidR="004B3F17">
          <w:rPr>
            <w:noProof/>
          </w:rPr>
          <w:drawing>
            <wp:inline distT="0" distB="0" distL="0" distR="0" wp14:anchorId="52173C90" wp14:editId="1B0A1F2B">
              <wp:extent cx="5169898" cy="2340851"/>
              <wp:effectExtent l="0" t="0" r="0" b="2540"/>
              <wp:docPr id="451" name="Picture 45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75393" cy="234333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073B9B4" w14:textId="313658AF" w:rsidR="00DB7910" w:rsidRDefault="00DB7910" w:rsidP="007E53B8">
      <w:pPr>
        <w:pStyle w:val="FigureCaption"/>
      </w:pPr>
      <w:bookmarkStart w:id="263" w:name="_Toc34858819"/>
      <w:r>
        <w:t xml:space="preserve">Figure </w:t>
      </w:r>
      <w:r w:rsidR="00F8094A">
        <w:t>19</w:t>
      </w:r>
      <w:r>
        <w:t>: Upload Stock</w:t>
      </w:r>
      <w:bookmarkEnd w:id="263"/>
    </w:p>
    <w:p w14:paraId="3F4EBD23" w14:textId="2157FFEF" w:rsidR="00D74C7A" w:rsidRDefault="00780668" w:rsidP="00392897">
      <w:pPr>
        <w:pStyle w:val="BodyText2"/>
        <w:numPr>
          <w:ilvl w:val="0"/>
          <w:numId w:val="34"/>
        </w:numPr>
      </w:pPr>
      <w:r>
        <w:t>Enter the following information:</w:t>
      </w:r>
      <w:r w:rsidR="007E274A">
        <w:t xml:space="preserve"> </w:t>
      </w:r>
    </w:p>
    <w:p w14:paraId="4ABACB72" w14:textId="1961A0F8" w:rsidR="00D74C7A" w:rsidRDefault="008E15E0" w:rsidP="00780668">
      <w:pPr>
        <w:pStyle w:val="BodyText2"/>
        <w:numPr>
          <w:ilvl w:val="1"/>
          <w:numId w:val="34"/>
        </w:numPr>
        <w:rPr>
          <w:ins w:id="264" w:author="gaurav" w:date="2021-06-04T05:17:00Z"/>
        </w:rPr>
      </w:pPr>
      <w:r w:rsidRPr="008E15E0">
        <w:rPr>
          <w:b/>
          <w:bCs/>
          <w:color w:val="FF0000"/>
        </w:rPr>
        <w:t>*</w:t>
      </w:r>
      <w:ins w:id="265" w:author="gaurav" w:date="2021-06-04T05:20:00Z">
        <w:r w:rsidR="00A246B6">
          <w:rPr>
            <w:b/>
            <w:bCs/>
            <w:color w:val="FF0000"/>
          </w:rPr>
          <w:t xml:space="preserve">IMEI </w:t>
        </w:r>
      </w:ins>
      <w:r w:rsidR="00D74C7A" w:rsidRPr="005C3C28">
        <w:rPr>
          <w:b/>
          <w:bCs/>
        </w:rPr>
        <w:t>Quantity</w:t>
      </w:r>
      <w:r w:rsidR="00D74C7A" w:rsidRPr="005C3C28">
        <w:t xml:space="preserve">: Enter the total quantity of </w:t>
      </w:r>
      <w:r w:rsidR="0063650F" w:rsidRPr="005C3C28">
        <w:t>IMEI</w:t>
      </w:r>
      <w:r w:rsidR="00E648E0" w:rsidRPr="005C3C28">
        <w:t>s</w:t>
      </w:r>
      <w:del w:id="266" w:author="gaurav" w:date="2021-06-04T05:17:00Z">
        <w:r w:rsidR="00E648E0" w:rsidRPr="005C3C28" w:rsidDel="004B3F17">
          <w:delText xml:space="preserve"> or MEIDs or ESNs</w:delText>
        </w:r>
      </w:del>
      <w:r w:rsidR="00D74C7A" w:rsidRPr="005C3C28">
        <w:t>.</w:t>
      </w:r>
      <w:r w:rsidR="007E274A">
        <w:t xml:space="preserve"> </w:t>
      </w:r>
    </w:p>
    <w:p w14:paraId="206ED531" w14:textId="6FB47C72" w:rsidR="004B3F17" w:rsidRPr="005C3C28" w:rsidRDefault="00A246B6" w:rsidP="00780668">
      <w:pPr>
        <w:pStyle w:val="BodyText2"/>
        <w:numPr>
          <w:ilvl w:val="1"/>
          <w:numId w:val="34"/>
        </w:numPr>
      </w:pPr>
      <w:ins w:id="267" w:author="gaurav" w:date="2021-06-04T05:20:00Z">
        <w:r w:rsidRPr="008E15E0">
          <w:rPr>
            <w:b/>
            <w:bCs/>
            <w:color w:val="FF0000"/>
          </w:rPr>
          <w:t>*</w:t>
        </w:r>
      </w:ins>
      <w:ins w:id="268" w:author="gaurav" w:date="2021-06-04T05:17:00Z">
        <w:r w:rsidR="004B3F17">
          <w:rPr>
            <w:b/>
            <w:bCs/>
            <w:color w:val="FF0000"/>
          </w:rPr>
          <w:t>Device Quantity</w:t>
        </w:r>
        <w:r w:rsidR="004B3F17" w:rsidRPr="004B3F17">
          <w:rPr>
            <w:rPrChange w:id="269" w:author="gaurav" w:date="2021-06-04T05:17:00Z">
              <w:rPr>
                <w:b/>
                <w:bCs/>
                <w:color w:val="FF0000"/>
              </w:rPr>
            </w:rPrChange>
          </w:rPr>
          <w:t>:</w:t>
        </w:r>
        <w:r w:rsidR="004B3F17">
          <w:t xml:space="preserve"> Enter the total number of device</w:t>
        </w:r>
      </w:ins>
      <w:ins w:id="270" w:author="gaurav" w:date="2021-06-04T05:18:00Z">
        <w:r w:rsidR="004B3F17">
          <w:t>s in the bulk file.</w:t>
        </w:r>
      </w:ins>
    </w:p>
    <w:p w14:paraId="6E9CF4EE" w14:textId="77777777" w:rsidR="007C5C1E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E7A3F">
        <w:rPr>
          <w:b/>
          <w:bCs/>
        </w:rPr>
        <w:t>Upload Bulk Stock</w:t>
      </w:r>
      <w:r w:rsidR="00D74C7A">
        <w:t>:</w:t>
      </w:r>
      <w:r w:rsidR="001A54CA">
        <w:t xml:space="preserve"> Enter the </w:t>
      </w:r>
      <w:r w:rsidR="0063650F">
        <w:t>IMEI</w:t>
      </w:r>
      <w:del w:id="271" w:author="gaurav" w:date="2021-06-04T06:19:00Z">
        <w:r w:rsidR="005C3C28" w:rsidDel="009F5759">
          <w:delText>/MEID/ESN</w:delText>
        </w:r>
      </w:del>
      <w:r w:rsidR="005C3C28">
        <w:t xml:space="preserve"> </w:t>
      </w:r>
      <w:r w:rsidR="001A54CA">
        <w:t xml:space="preserve">details in </w:t>
      </w:r>
      <w:r w:rsidR="008804F6">
        <w:t>a</w:t>
      </w:r>
      <w:r w:rsidR="001A54CA">
        <w:t xml:space="preserve"> file. </w:t>
      </w:r>
      <w:r w:rsidR="001A0E9E">
        <w:t xml:space="preserve">This is a </w:t>
      </w:r>
      <w:r w:rsidR="001A0E9E" w:rsidRPr="002460BA">
        <w:rPr>
          <w:b/>
          <w:bCs/>
        </w:rPr>
        <w:t>.csv</w:t>
      </w:r>
      <w:r w:rsidR="001A0E9E">
        <w:t xml:space="preserve"> file with </w:t>
      </w:r>
      <w:r w:rsidR="006B304F">
        <w:t>defined</w:t>
      </w:r>
      <w:r w:rsidR="001A0E9E">
        <w:t xml:space="preserve"> column names. You need to enter device information in this file.</w:t>
      </w:r>
      <w:r w:rsidR="008804F6">
        <w:t xml:space="preserve"> First,</w:t>
      </w:r>
      <w:r w:rsidR="001A54CA">
        <w:t xml:space="preserve"> download the file format</w:t>
      </w:r>
      <w:r w:rsidR="0063650F">
        <w:t>, if required</w:t>
      </w:r>
      <w:r w:rsidR="008804F6">
        <w:t xml:space="preserve">. </w:t>
      </w:r>
    </w:p>
    <w:p w14:paraId="166D4E37" w14:textId="77777777" w:rsidR="00D74C7A" w:rsidRDefault="008804F6" w:rsidP="00DC39E0">
      <w:pPr>
        <w:pStyle w:val="BodyText2"/>
        <w:numPr>
          <w:ilvl w:val="1"/>
          <w:numId w:val="34"/>
        </w:numPr>
      </w:pPr>
      <w:r>
        <w:t>C</w:t>
      </w:r>
      <w:r w:rsidR="001A54CA">
        <w:t xml:space="preserve">lick </w:t>
      </w:r>
      <w:r w:rsidR="001A54CA" w:rsidRPr="008A3C60">
        <w:rPr>
          <w:b/>
          <w:bCs/>
        </w:rPr>
        <w:t>Download Sample</w:t>
      </w:r>
      <w:r w:rsidR="001A54CA">
        <w:t xml:space="preserve"> </w:t>
      </w:r>
      <w:r w:rsidR="001A54CA" w:rsidRPr="008A3C60">
        <w:rPr>
          <w:b/>
          <w:bCs/>
        </w:rPr>
        <w:t>Format</w:t>
      </w:r>
      <w:r w:rsidR="001A54CA">
        <w:t>.</w:t>
      </w:r>
    </w:p>
    <w:p w14:paraId="7A5E6247" w14:textId="20EA5E0F" w:rsidR="00B04A56" w:rsidRDefault="00145467" w:rsidP="00DE0266">
      <w:pPr>
        <w:pStyle w:val="BodyText2"/>
        <w:ind w:left="426" w:firstLine="283"/>
        <w:jc w:val="center"/>
      </w:pPr>
      <w:del w:id="272" w:author="gaurav" w:date="2021-06-04T05:19:00Z">
        <w:r w:rsidDel="00A246B6">
          <w:rPr>
            <w:noProof/>
          </w:rPr>
          <w:drawing>
            <wp:inline distT="0" distB="0" distL="0" distR="0" wp14:anchorId="6B30BED2" wp14:editId="425AB7CE">
              <wp:extent cx="4840605" cy="450695"/>
              <wp:effectExtent l="19050" t="19050" r="17145" b="26035"/>
              <wp:docPr id="14" name="Picture 14" descr="A screenshot of a social media pos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3" name="sample format.gif"/>
                      <pic:cNvPicPr/>
                    </pic:nvPicPr>
                    <pic:blipFill>
                      <a:blip r:embed="rId5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53238" cy="451871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del>
      <w:ins w:id="273" w:author="gaurav" w:date="2021-06-04T05:19:00Z">
        <w:r w:rsidR="00A246B6">
          <w:rPr>
            <w:noProof/>
          </w:rPr>
          <w:drawing>
            <wp:inline distT="0" distB="0" distL="0" distR="0" wp14:anchorId="5A272BF5" wp14:editId="0B0F17CA">
              <wp:extent cx="4785269" cy="644713"/>
              <wp:effectExtent l="0" t="0" r="0" b="3175"/>
              <wp:docPr id="217" name="Picture 2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31130" cy="65089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1ED36E1" w14:textId="77777777" w:rsidR="00145467" w:rsidRDefault="00145467" w:rsidP="007C5C1E">
      <w:pPr>
        <w:pStyle w:val="BodyText2"/>
        <w:ind w:left="432"/>
      </w:pPr>
      <w:r>
        <w:t>The file has the following columns:</w:t>
      </w:r>
    </w:p>
    <w:p w14:paraId="545F1D98" w14:textId="77777777" w:rsidR="005B283F" w:rsidRPr="00A45B96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lastRenderedPageBreak/>
        <w:t>*</w:t>
      </w:r>
      <w:r w:rsidR="005B283F" w:rsidRPr="007F7176">
        <w:rPr>
          <w:b/>
          <w:bCs/>
        </w:rPr>
        <w:t>Device type</w:t>
      </w:r>
      <w:r w:rsidR="005B283F" w:rsidRPr="008A49D5">
        <w:t xml:space="preserve">: </w:t>
      </w:r>
      <w:r w:rsidR="005B283F">
        <w:t>Th</w:t>
      </w:r>
      <w:r w:rsidR="007F7176">
        <w:t>e</w:t>
      </w:r>
      <w:r w:rsidR="005B283F">
        <w:t xml:space="preserve"> device can be a h</w:t>
      </w:r>
      <w:r w:rsidR="005B283F" w:rsidRPr="008A49D5">
        <w:t>andheld</w:t>
      </w:r>
      <w:r w:rsidR="005B283F">
        <w:t xml:space="preserve"> phone</w:t>
      </w:r>
      <w:r w:rsidR="005B283F" w:rsidRPr="008A49D5">
        <w:t xml:space="preserve">, </w:t>
      </w:r>
      <w:r w:rsidR="005B283F">
        <w:t>m</w:t>
      </w:r>
      <w:r w:rsidR="005B283F" w:rsidRPr="008A49D5">
        <w:t xml:space="preserve">obile </w:t>
      </w:r>
      <w:r w:rsidR="005B283F">
        <w:t>phone, f</w:t>
      </w:r>
      <w:r w:rsidR="005B283F" w:rsidRPr="008A49D5">
        <w:t>eature phone</w:t>
      </w:r>
      <w:r w:rsidR="005B283F" w:rsidRPr="00EC2017">
        <w:t>, smart phone</w:t>
      </w:r>
      <w:r w:rsidR="005B283F" w:rsidRPr="00A45B96">
        <w:t>, Vehicle, Portable (include PDA), Module, Dongle, WLAN router, modem, connected computer, tablet, e- Book.</w:t>
      </w:r>
    </w:p>
    <w:p w14:paraId="5FFF3179" w14:textId="1FBEC617" w:rsidR="005B283F" w:rsidRPr="006A6E2C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ID type</w:t>
      </w:r>
      <w:r w:rsidR="005B283F" w:rsidRPr="006A6E2C">
        <w:t xml:space="preserve">: </w:t>
      </w:r>
      <w:r w:rsidR="005B283F">
        <w:t xml:space="preserve">Type can be </w:t>
      </w:r>
      <w:r w:rsidR="005B283F" w:rsidRPr="006A6E2C">
        <w:t>IMEI</w:t>
      </w:r>
      <w:r w:rsidR="005B283F">
        <w:t xml:space="preserve"> (</w:t>
      </w:r>
      <w:r w:rsidR="005B283F" w:rsidRPr="006A6E2C">
        <w:t>International Mobile Equipment Identity</w:t>
      </w:r>
      <w:r w:rsidR="005B283F">
        <w:t xml:space="preserve">) </w:t>
      </w:r>
      <w:del w:id="274" w:author="gaurav" w:date="2021-06-04T05:19:00Z">
        <w:r w:rsidR="005B283F" w:rsidDel="00A246B6">
          <w:delText xml:space="preserve">or </w:delText>
        </w:r>
        <w:r w:rsidR="005B283F" w:rsidRPr="006A6E2C" w:rsidDel="00A246B6">
          <w:delText>ESN</w:delText>
        </w:r>
        <w:r w:rsidR="005B283F" w:rsidDel="00A246B6">
          <w:delText xml:space="preserve"> (</w:delText>
        </w:r>
        <w:r w:rsidR="005B283F" w:rsidRPr="006A6E2C" w:rsidDel="00A246B6">
          <w:delText>Electronic Serial Number</w:delText>
        </w:r>
        <w:r w:rsidR="005B283F" w:rsidDel="00A246B6">
          <w:delText>) or M</w:delText>
        </w:r>
        <w:r w:rsidR="005B283F" w:rsidRPr="006A6E2C" w:rsidDel="00A246B6">
          <w:delText>EID (/Mobile equipment identifier)</w:delText>
        </w:r>
      </w:del>
    </w:p>
    <w:p w14:paraId="109F5F9D" w14:textId="43C39F1D" w:rsidR="00A246B6" w:rsidRDefault="00274AEA" w:rsidP="00A246B6">
      <w:pPr>
        <w:pStyle w:val="BodyText2"/>
        <w:numPr>
          <w:ilvl w:val="1"/>
          <w:numId w:val="36"/>
        </w:numPr>
        <w:rPr>
          <w:ins w:id="275" w:author="gaurav" w:date="2021-06-04T05:21:00Z"/>
        </w:rPr>
      </w:pPr>
      <w:r w:rsidRPr="00A246B6">
        <w:rPr>
          <w:b/>
          <w:bCs/>
          <w:color w:val="FF0000"/>
        </w:rPr>
        <w:t>*</w:t>
      </w:r>
      <w:r w:rsidR="005B283F" w:rsidRPr="00A246B6">
        <w:rPr>
          <w:b/>
          <w:bCs/>
        </w:rPr>
        <w:t>Multiple SIM Status</w:t>
      </w:r>
      <w:r w:rsidR="005B283F">
        <w:t xml:space="preserve">: </w:t>
      </w:r>
      <w:ins w:id="276" w:author="gaurav" w:date="2021-06-04T05:21:00Z">
        <w:r w:rsidR="00A246B6">
          <w:t xml:space="preserve">Number of multiple SIMs the device supports (1/2/3/4). </w:t>
        </w:r>
      </w:ins>
    </w:p>
    <w:p w14:paraId="5C19E651" w14:textId="4D23D32A" w:rsidR="005B283F" w:rsidRDefault="005B283F" w:rsidP="00DC39E0">
      <w:pPr>
        <w:pStyle w:val="BodyText2"/>
        <w:numPr>
          <w:ilvl w:val="1"/>
          <w:numId w:val="36"/>
        </w:numPr>
      </w:pPr>
      <w:del w:id="277" w:author="gaurav" w:date="2021-06-04T05:21:00Z">
        <w:r w:rsidDel="00A246B6">
          <w:delText>Whether the device supports multiple SIMS</w:delText>
        </w:r>
        <w:r w:rsidR="001B4EF8" w:rsidDel="00A246B6">
          <w:delText xml:space="preserve"> (Y/N)</w:delText>
        </w:r>
        <w:r w:rsidDel="00A246B6">
          <w:delText xml:space="preserve">. </w:delText>
        </w:r>
      </w:del>
    </w:p>
    <w:p w14:paraId="68A598D3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S/N of</w:t>
      </w:r>
      <w:r w:rsidR="005B283F">
        <w:t xml:space="preserve"> </w:t>
      </w:r>
      <w:r w:rsidR="005B283F" w:rsidRPr="007F7176">
        <w:rPr>
          <w:b/>
          <w:bCs/>
        </w:rPr>
        <w:t>Device</w:t>
      </w:r>
      <w:r w:rsidR="005B283F">
        <w:t>: Device serial number</w:t>
      </w:r>
    </w:p>
    <w:p w14:paraId="33E4C9F8" w14:textId="42BBFE9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IMEI</w:t>
      </w:r>
      <w:del w:id="278" w:author="gaurav" w:date="2021-06-04T05:22:00Z">
        <w:r w:rsidR="005B283F" w:rsidRPr="007F7176" w:rsidDel="00A246B6">
          <w:rPr>
            <w:b/>
            <w:bCs/>
          </w:rPr>
          <w:delText>/ESN/MEID</w:delText>
        </w:r>
      </w:del>
      <w:r w:rsidR="005B283F">
        <w:t>: Value of IMEI</w:t>
      </w:r>
      <w:del w:id="279" w:author="gaurav" w:date="2021-06-04T05:22:00Z">
        <w:r w:rsidR="005B283F" w:rsidDel="00A246B6">
          <w:delText xml:space="preserve"> or ESN or MEID</w:delText>
        </w:r>
      </w:del>
    </w:p>
    <w:p w14:paraId="6B24F779" w14:textId="77777777" w:rsidR="005B283F" w:rsidRPr="006A6E2C" w:rsidRDefault="005B283F" w:rsidP="00DC39E0">
      <w:pPr>
        <w:pStyle w:val="BodyText2"/>
        <w:numPr>
          <w:ilvl w:val="1"/>
          <w:numId w:val="36"/>
        </w:numPr>
      </w:pPr>
      <w:r w:rsidRPr="007D5B24">
        <w:rPr>
          <w:b/>
          <w:bCs/>
        </w:rPr>
        <w:t>Device launch</w:t>
      </w:r>
      <w:r w:rsidRPr="005D35FB">
        <w:t xml:space="preserve"> </w:t>
      </w:r>
      <w:r w:rsidRPr="006B304F">
        <w:rPr>
          <w:b/>
          <w:bCs/>
        </w:rPr>
        <w:t>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 xml:space="preserve">anufacture </w:t>
      </w:r>
      <w:r>
        <w:t>d</w:t>
      </w:r>
      <w:r w:rsidRPr="005D35FB">
        <w:t>ate</w:t>
      </w:r>
      <w:r>
        <w:t xml:space="preserve"> of the device (</w:t>
      </w:r>
      <w:r w:rsidRPr="005D35FB">
        <w:t>in the format</w:t>
      </w:r>
      <w:r>
        <w:t>,</w:t>
      </w:r>
      <w:r w:rsidRPr="005D35FB">
        <w:t xml:space="preserve"> DDMMYYYY</w:t>
      </w:r>
      <w:r>
        <w:t>).</w:t>
      </w:r>
      <w:r w:rsidRPr="006A6E2C">
        <w:t xml:space="preserve"> </w:t>
      </w:r>
    </w:p>
    <w:p w14:paraId="0436C8A2" w14:textId="77777777" w:rsidR="005B283F" w:rsidRDefault="005B283F" w:rsidP="00DC39E0">
      <w:pPr>
        <w:pStyle w:val="BodyText2"/>
        <w:numPr>
          <w:ilvl w:val="1"/>
          <w:numId w:val="36"/>
        </w:numPr>
      </w:pPr>
      <w:r w:rsidRPr="006B304F">
        <w:rPr>
          <w:b/>
          <w:bCs/>
        </w:rPr>
        <w:t>Device status</w:t>
      </w:r>
      <w:r>
        <w:t>: Whether the device is new or used</w:t>
      </w:r>
      <w:r w:rsidR="00274AEA">
        <w:t xml:space="preserve"> (New/Used)</w:t>
      </w:r>
    </w:p>
    <w:p w14:paraId="44BBA314" w14:textId="77777777" w:rsidR="008804F6" w:rsidRDefault="008804F6" w:rsidP="00DC39E0">
      <w:pPr>
        <w:pStyle w:val="BodyText2"/>
        <w:numPr>
          <w:ilvl w:val="1"/>
          <w:numId w:val="34"/>
        </w:numPr>
      </w:pPr>
      <w:r>
        <w:t>Enter the required information in each column for each device.</w:t>
      </w:r>
    </w:p>
    <w:p w14:paraId="6D6C00E4" w14:textId="56A9C181" w:rsidR="0036447D" w:rsidRDefault="0036447D" w:rsidP="00DE0266">
      <w:pPr>
        <w:pStyle w:val="BodyText2"/>
        <w:ind w:left="851"/>
        <w:jc w:val="center"/>
        <w:rPr>
          <w:ins w:id="280" w:author="gaurav" w:date="2021-06-04T05:22:00Z"/>
        </w:rPr>
      </w:pPr>
      <w:del w:id="281" w:author="gaurav" w:date="2021-06-04T05:22:00Z">
        <w:r w:rsidDel="00A246B6">
          <w:rPr>
            <w:noProof/>
          </w:rPr>
          <w:drawing>
            <wp:inline distT="0" distB="0" distL="0" distR="0" wp14:anchorId="79E4ED7D" wp14:editId="6E04F5CC">
              <wp:extent cx="5278755" cy="1313180"/>
              <wp:effectExtent l="19050" t="19050" r="17145" b="20320"/>
              <wp:docPr id="46" name="Picture 46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6" name="InputFile.PNG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131318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14:paraId="497161BB" w14:textId="678871BA" w:rsidR="00A246B6" w:rsidRDefault="00A246B6" w:rsidP="00DE0266">
      <w:pPr>
        <w:pStyle w:val="BodyText2"/>
        <w:ind w:left="851"/>
        <w:jc w:val="center"/>
      </w:pPr>
      <w:ins w:id="282" w:author="gaurav" w:date="2021-06-04T05:22:00Z">
        <w:r>
          <w:rPr>
            <w:noProof/>
          </w:rPr>
          <w:drawing>
            <wp:inline distT="0" distB="0" distL="0" distR="0" wp14:anchorId="787FDF22" wp14:editId="7A4A8127">
              <wp:extent cx="5232400" cy="1611955"/>
              <wp:effectExtent l="0" t="0" r="6350" b="7620"/>
              <wp:docPr id="219" name="Picture 2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86921" cy="16287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36B27BB" w14:textId="77777777" w:rsidR="001A54CA" w:rsidRDefault="001A0E9E" w:rsidP="00DC39E0">
      <w:pPr>
        <w:pStyle w:val="BodyText2"/>
        <w:numPr>
          <w:ilvl w:val="1"/>
          <w:numId w:val="34"/>
        </w:numPr>
      </w:pPr>
      <w:r>
        <w:t>After you enter the device details, s</w:t>
      </w:r>
      <w:r w:rsidR="001A54CA">
        <w:t>ave the file.</w:t>
      </w:r>
    </w:p>
    <w:p w14:paraId="20E02958" w14:textId="77777777" w:rsidR="001A54CA" w:rsidRDefault="001A54CA" w:rsidP="00780668">
      <w:pPr>
        <w:pStyle w:val="BodyText2"/>
        <w:numPr>
          <w:ilvl w:val="1"/>
          <w:numId w:val="34"/>
        </w:numPr>
      </w:pPr>
      <w:r>
        <w:t xml:space="preserve">Click </w:t>
      </w:r>
      <w:r w:rsidRPr="007C5C1E">
        <w:rPr>
          <w:b/>
          <w:bCs/>
        </w:rPr>
        <w:t>SELECT FILE</w:t>
      </w:r>
      <w:r>
        <w:t xml:space="preserve"> to upload the file</w:t>
      </w:r>
      <w:r w:rsidR="008A3C60">
        <w:t xml:space="preserve"> with all the details</w:t>
      </w:r>
      <w:r>
        <w:t>.</w:t>
      </w:r>
    </w:p>
    <w:p w14:paraId="529EEAD6" w14:textId="77777777" w:rsidR="001A54CA" w:rsidRDefault="001A54CA" w:rsidP="00DC39E0">
      <w:pPr>
        <w:pStyle w:val="BodyText2"/>
        <w:numPr>
          <w:ilvl w:val="0"/>
          <w:numId w:val="34"/>
        </w:numPr>
      </w:pPr>
      <w:r>
        <w:t xml:space="preserve">Click </w:t>
      </w:r>
      <w:r w:rsidRPr="007C5C1E">
        <w:rPr>
          <w:b/>
          <w:bCs/>
        </w:rPr>
        <w:t>SUBMIT</w:t>
      </w:r>
      <w:r>
        <w:t>.</w:t>
      </w:r>
      <w:r w:rsidR="007E333A">
        <w:t xml:space="preserve"> A unique transaction ID is assigned to the uploaded stock.</w:t>
      </w:r>
    </w:p>
    <w:p w14:paraId="77AA02E5" w14:textId="77777777" w:rsidR="00C24A9A" w:rsidRDefault="00C2306E" w:rsidP="00A119B1">
      <w:pPr>
        <w:pStyle w:val="BodyText2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1094C8" wp14:editId="10704014">
                <wp:simplePos x="0" y="0"/>
                <wp:positionH relativeFrom="column">
                  <wp:posOffset>89454</wp:posOffset>
                </wp:positionH>
                <wp:positionV relativeFrom="paragraph">
                  <wp:posOffset>289776</wp:posOffset>
                </wp:positionV>
                <wp:extent cx="5189706" cy="947839"/>
                <wp:effectExtent l="0" t="0" r="11430" b="24130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706" cy="9478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A495B" id="Rectangle 267" o:spid="_x0000_s1026" style="position:absolute;margin-left:7.05pt;margin-top:22.8pt;width:408.65pt;height:74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" filled="f" strokecolor="black [3213]" strokeweight="1pt"/>
            </w:pict>
          </mc:Fallback>
        </mc:AlternateContent>
      </w:r>
      <w:r w:rsidR="00C24A9A">
        <w:t xml:space="preserve">The uploaded stock appears </w:t>
      </w:r>
      <w:r w:rsidR="006B304F">
        <w:t xml:space="preserve">on top </w:t>
      </w:r>
      <w:r w:rsidR="00C24A9A">
        <w:t>o</w:t>
      </w:r>
      <w:r w:rsidR="006B304F">
        <w:t>f</w:t>
      </w:r>
      <w:r w:rsidR="00C24A9A">
        <w:t xml:space="preserve"> the </w:t>
      </w:r>
      <w:r w:rsidR="00DB7910" w:rsidRPr="00DB7910">
        <w:rPr>
          <w:b/>
          <w:bCs/>
        </w:rPr>
        <w:t>Stock Management</w:t>
      </w:r>
      <w:r w:rsidR="00DB7910">
        <w:t xml:space="preserve"> page</w:t>
      </w:r>
      <w:r w:rsidR="00C24A9A">
        <w:t>.</w:t>
      </w:r>
    </w:p>
    <w:p w14:paraId="503DF836" w14:textId="319CF089" w:rsidR="00C24A9A" w:rsidRDefault="008E5A58" w:rsidP="00C2306E">
      <w:pPr>
        <w:pStyle w:val="BodyText2"/>
        <w:ind w:left="142"/>
        <w:jc w:val="center"/>
        <w:rPr>
          <w:ins w:id="283" w:author="gaurav" w:date="2021-06-04T05:24:00Z"/>
        </w:rPr>
      </w:pPr>
      <w:del w:id="284" w:author="gaurav" w:date="2021-06-04T05:24:00Z">
        <w:r w:rsidDel="00A246B6">
          <w:rPr>
            <w:noProof/>
          </w:rPr>
          <w:drawing>
            <wp:inline distT="0" distB="0" distL="0" distR="0" wp14:anchorId="49149666" wp14:editId="5294CD83">
              <wp:extent cx="5165387" cy="942975"/>
              <wp:effectExtent l="0" t="0" r="0" b="0"/>
              <wp:docPr id="285" name="Picture 28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72019" cy="9806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CC4785B" w14:textId="05DED28E" w:rsidR="00A246B6" w:rsidRDefault="00A246B6" w:rsidP="00C2306E">
      <w:pPr>
        <w:pStyle w:val="BodyText2"/>
        <w:ind w:left="142"/>
        <w:jc w:val="center"/>
      </w:pPr>
      <w:ins w:id="285" w:author="gaurav" w:date="2021-06-04T05:24:00Z">
        <w:r>
          <w:rPr>
            <w:noProof/>
          </w:rPr>
          <w:drawing>
            <wp:inline distT="0" distB="0" distL="0" distR="0" wp14:anchorId="50403374" wp14:editId="4BAEE997">
              <wp:extent cx="4673600" cy="1613525"/>
              <wp:effectExtent l="0" t="0" r="0" b="6350"/>
              <wp:docPr id="454" name="Picture 45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2354" cy="1620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468148B" w14:textId="4A77EB94" w:rsidR="00EE7A3F" w:rsidRDefault="00DB7910" w:rsidP="007E53B8">
      <w:pPr>
        <w:pStyle w:val="FigureCaption"/>
      </w:pPr>
      <w:bookmarkStart w:id="286" w:name="_Toc34858820"/>
      <w:r>
        <w:t xml:space="preserve">Figure </w:t>
      </w:r>
      <w:r w:rsidR="001D383C">
        <w:t>2</w:t>
      </w:r>
      <w:r w:rsidR="00C77706">
        <w:t>0</w:t>
      </w:r>
      <w:r>
        <w:t>: Stock Management</w:t>
      </w:r>
      <w:bookmarkEnd w:id="286"/>
    </w:p>
    <w:p w14:paraId="57E90C09" w14:textId="77777777" w:rsidR="00EE7A3F" w:rsidRDefault="00EE7A3F" w:rsidP="00EE7A3F">
      <w:pPr>
        <w:pStyle w:val="BodyText2"/>
        <w:ind w:left="360"/>
      </w:pPr>
      <w:r>
        <w:t xml:space="preserve">For each stock uploaded, the following columns are seen on the </w:t>
      </w:r>
      <w:r w:rsidRPr="00DB7910">
        <w:rPr>
          <w:b/>
          <w:bCs/>
        </w:rPr>
        <w:t>Stock Management</w:t>
      </w:r>
      <w:r>
        <w:t xml:space="preserve">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24A9A" w:rsidRPr="003D50EC" w14:paraId="17BB709D" w14:textId="77777777" w:rsidTr="00DF1689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227F92B5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132BF0A4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24A9A" w:rsidRPr="003D50EC" w14:paraId="6EC08D6F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CDBF0E2" w14:textId="77777777" w:rsidR="00C24A9A" w:rsidRPr="00B708C5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6CB4CA44" w14:textId="77777777" w:rsidR="00C24A9A" w:rsidRPr="00B708C5" w:rsidRDefault="00C24A9A" w:rsidP="0063650F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Date of </w:t>
            </w:r>
            <w:r w:rsidR="0063650F">
              <w:t xml:space="preserve">uploading </w:t>
            </w:r>
            <w:r>
              <w:t xml:space="preserve">the </w:t>
            </w:r>
            <w:r w:rsidR="008804F6">
              <w:t>stock</w:t>
            </w:r>
            <w:r>
              <w:t xml:space="preserve"> in the system.</w:t>
            </w:r>
          </w:p>
        </w:tc>
      </w:tr>
      <w:tr w:rsidR="00C24A9A" w:rsidRPr="003D50EC" w14:paraId="53BA2F0E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BFEC98B" w14:textId="77777777" w:rsidR="00C24A9A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2886BAD4" w14:textId="77777777" w:rsidR="00C24A9A" w:rsidRDefault="00C24A9A" w:rsidP="00DF1689">
            <w:pPr>
              <w:pStyle w:val="BodyText2"/>
            </w:pPr>
            <w:r>
              <w:t xml:space="preserve">This is an automatically generated ID </w:t>
            </w:r>
            <w:r w:rsidR="008804F6">
              <w:t>that helps in identifying and tracking stock</w:t>
            </w:r>
            <w:r>
              <w:t>.</w:t>
            </w:r>
          </w:p>
        </w:tc>
      </w:tr>
      <w:tr w:rsidR="00C24A9A" w:rsidRPr="003D50EC" w14:paraId="7C88B9EC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6CA1DA2" w14:textId="77777777" w:rsidR="00C24A9A" w:rsidRDefault="00C24A9A" w:rsidP="00DF1689">
            <w:pPr>
              <w:pStyle w:val="BodyText2"/>
            </w:pPr>
            <w:r>
              <w:t>File Name</w:t>
            </w:r>
          </w:p>
        </w:tc>
        <w:tc>
          <w:tcPr>
            <w:tcW w:w="4979" w:type="dxa"/>
            <w:shd w:val="clear" w:color="auto" w:fill="auto"/>
          </w:tcPr>
          <w:p w14:paraId="22DFBE00" w14:textId="77777777" w:rsidR="00C24A9A" w:rsidRDefault="008804F6" w:rsidP="00DF1689">
            <w:pPr>
              <w:pStyle w:val="BodyText2"/>
            </w:pPr>
            <w:r>
              <w:t>Name of the stock file.</w:t>
            </w:r>
          </w:p>
        </w:tc>
      </w:tr>
      <w:tr w:rsidR="00C24A9A" w:rsidRPr="003D50EC" w14:paraId="596F77E3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4518E38" w14:textId="77777777" w:rsidR="00C24A9A" w:rsidRPr="003D50EC" w:rsidRDefault="000444D1" w:rsidP="00DF1689">
            <w:pPr>
              <w:pStyle w:val="BodyText2"/>
            </w:pPr>
            <w:r w:rsidRPr="00B748D2">
              <w:t xml:space="preserve">Stock </w:t>
            </w:r>
            <w:r w:rsidR="00C24A9A" w:rsidRPr="00B748D2">
              <w:t>Status</w:t>
            </w:r>
          </w:p>
        </w:tc>
        <w:tc>
          <w:tcPr>
            <w:tcW w:w="4979" w:type="dxa"/>
            <w:shd w:val="clear" w:color="auto" w:fill="auto"/>
          </w:tcPr>
          <w:p w14:paraId="67C9BB01" w14:textId="77777777" w:rsidR="00C24A9A" w:rsidRDefault="00C24A9A" w:rsidP="00DF1689">
            <w:pPr>
              <w:pStyle w:val="BodyText2"/>
            </w:pPr>
            <w:r>
              <w:t xml:space="preserve">The </w:t>
            </w:r>
            <w:r w:rsidR="007E333A">
              <w:t>uploaded stock</w:t>
            </w:r>
            <w:r>
              <w:t xml:space="preserve"> goes through different status modes. </w:t>
            </w:r>
          </w:p>
          <w:p w14:paraId="41180C33" w14:textId="77777777" w:rsidR="00C24A9A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</w:t>
            </w:r>
            <w:r w:rsidR="00C24A9A">
              <w:t xml:space="preserve">: When </w:t>
            </w:r>
            <w:r w:rsidR="007E333A">
              <w:t>the stock is uploaded,</w:t>
            </w:r>
            <w:r w:rsidR="00C24A9A">
              <w:t xml:space="preserve"> its status is </w:t>
            </w:r>
            <w:r w:rsidRPr="003C68FE">
              <w:rPr>
                <w:b/>
                <w:bCs/>
              </w:rPr>
              <w:t>New</w:t>
            </w:r>
            <w:r w:rsidR="00C24A9A">
              <w:t>.</w:t>
            </w:r>
          </w:p>
          <w:p w14:paraId="5298DD83" w14:textId="77777777" w:rsidR="00C24A9A" w:rsidRDefault="00C24A9A" w:rsidP="00E53832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Processing: The </w:t>
            </w:r>
            <w:r w:rsidR="007E333A">
              <w:t>stock is processed and validated</w:t>
            </w:r>
            <w:r>
              <w:t>.</w:t>
            </w:r>
            <w:r w:rsidR="007E333A">
              <w:t xml:space="preserve"> The status changes to </w:t>
            </w:r>
            <w:r w:rsidR="007E333A" w:rsidRPr="0030118C">
              <w:rPr>
                <w:b/>
                <w:bCs/>
              </w:rPr>
              <w:t>Processing</w:t>
            </w:r>
            <w:r w:rsidR="007E333A">
              <w:t>.</w:t>
            </w:r>
          </w:p>
          <w:p w14:paraId="4D76D463" w14:textId="77777777" w:rsidR="00C24A9A" w:rsidRPr="00923F72" w:rsidRDefault="00DD395E" w:rsidP="00E40E9F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 xml:space="preserve">Rejected by System If the stock does not have valid information, an error file is generated. The </w:t>
            </w:r>
            <w:r w:rsidR="00BC7BD5">
              <w:t>Manufacturer</w:t>
            </w:r>
            <w:r>
              <w:t xml:space="preserve"> can view the file and fix the errors in the </w:t>
            </w:r>
            <w:r w:rsidR="001C2891">
              <w:t>stock</w:t>
            </w:r>
            <w:r>
              <w:t>.</w:t>
            </w:r>
          </w:p>
          <w:p w14:paraId="62BEC616" w14:textId="06FDDC62" w:rsidR="007C5C1E" w:rsidRDefault="007C5C1E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lastRenderedPageBreak/>
              <w:t>Approval</w:t>
            </w:r>
            <w:r w:rsidR="00865F6C">
              <w:t xml:space="preserve"> Pending</w:t>
            </w:r>
            <w:r>
              <w:t xml:space="preserve"> </w:t>
            </w:r>
            <w:r w:rsidR="00865F6C">
              <w:t>by CEIR Admin</w:t>
            </w:r>
            <w:r>
              <w:t>: The uploaded</w:t>
            </w:r>
            <w:r w:rsidR="008124E8">
              <w:t xml:space="preserve"> stock</w:t>
            </w:r>
            <w:r>
              <w:t xml:space="preserve"> is available for review by the CEIR </w:t>
            </w:r>
            <w:del w:id="287" w:author="gaurav" w:date="2021-06-04T06:18:00Z">
              <w:r w:rsidR="003935C8" w:rsidDel="009F5759">
                <w:delText>administrator</w:delText>
              </w:r>
            </w:del>
            <w:ins w:id="288" w:author="gaurav" w:date="2021-06-04T06:18:00Z">
              <w:r w:rsidR="009F5759">
                <w:t>Admin</w:t>
              </w:r>
            </w:ins>
            <w:r>
              <w:t>.</w:t>
            </w:r>
          </w:p>
          <w:p w14:paraId="4BC217F4" w14:textId="0FE0160C" w:rsidR="00865F6C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Approved by CEIR Admin</w:t>
            </w:r>
            <w:r w:rsidR="00505D26">
              <w:t xml:space="preserve">: The stock is approved by the CEIR </w:t>
            </w:r>
            <w:del w:id="289" w:author="gaurav" w:date="2021-06-04T06:18:00Z">
              <w:r w:rsidR="00505D26" w:rsidDel="009F5759">
                <w:delText>administrator</w:delText>
              </w:r>
            </w:del>
            <w:ins w:id="290" w:author="gaurav" w:date="2021-06-04T06:18:00Z">
              <w:r w:rsidR="009F5759">
                <w:t>Admin</w:t>
              </w:r>
            </w:ins>
            <w:r w:rsidR="00505D26">
              <w:t>.</w:t>
            </w:r>
          </w:p>
          <w:p w14:paraId="701DBCEF" w14:textId="67A28A9A" w:rsidR="003C68FE" w:rsidRPr="00923F72" w:rsidRDefault="003C68FE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23F72">
              <w:t xml:space="preserve">Rejected by CEIR Admin: The CEIR </w:t>
            </w:r>
            <w:del w:id="291" w:author="gaurav" w:date="2021-06-04T06:18:00Z">
              <w:r w:rsidRPr="00923F72" w:rsidDel="009F5759">
                <w:delText>administrator</w:delText>
              </w:r>
            </w:del>
            <w:ins w:id="292" w:author="gaurav" w:date="2021-06-04T06:18:00Z">
              <w:r w:rsidR="009F5759">
                <w:t>Admin</w:t>
              </w:r>
            </w:ins>
            <w:r w:rsidRPr="00923F72">
              <w:t xml:space="preserve"> reviews the details and rejects the stock if there is a problem. </w:t>
            </w:r>
          </w:p>
          <w:p w14:paraId="3FE62019" w14:textId="77777777" w:rsidR="003C68FE" w:rsidRPr="001267E7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</w:pPr>
            <w:r w:rsidRPr="001267E7">
              <w:t>Withdrawn by User</w:t>
            </w:r>
            <w:r w:rsidR="008124E8" w:rsidRPr="001267E7">
              <w:t xml:space="preserve">: </w:t>
            </w:r>
            <w:r w:rsidR="001267E7" w:rsidRPr="001267E7">
              <w:t>The user withdraw</w:t>
            </w:r>
            <w:r w:rsidR="00505D26">
              <w:t>s</w:t>
            </w:r>
            <w:r w:rsidR="001267E7" w:rsidRPr="001267E7">
              <w:t xml:space="preserve"> stock if there is any problem.</w:t>
            </w:r>
          </w:p>
          <w:p w14:paraId="7A6A41E9" w14:textId="23AF439F" w:rsidR="00865F6C" w:rsidRPr="003D50EC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1267E7">
              <w:t>Withdrawn by CEIR Admin</w:t>
            </w:r>
            <w:r w:rsidR="001267E7" w:rsidRPr="001267E7">
              <w:t xml:space="preserve">: The CEIR </w:t>
            </w:r>
            <w:del w:id="293" w:author="gaurav" w:date="2021-06-04T06:18:00Z">
              <w:r w:rsidR="001267E7" w:rsidRPr="001267E7" w:rsidDel="009F5759">
                <w:delText>administrator</w:delText>
              </w:r>
            </w:del>
            <w:ins w:id="294" w:author="gaurav" w:date="2021-06-04T06:18:00Z">
              <w:r w:rsidR="009F5759">
                <w:t>Admin</w:t>
              </w:r>
            </w:ins>
            <w:r w:rsidR="001267E7" w:rsidRPr="001267E7">
              <w:t xml:space="preserve"> can withdraw stock.</w:t>
            </w:r>
          </w:p>
        </w:tc>
      </w:tr>
      <w:tr w:rsidR="00C24A9A" w:rsidRPr="003D50EC" w14:paraId="7965836D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4571D34" w14:textId="160D540F" w:rsidR="00C24A9A" w:rsidRPr="003D50EC" w:rsidRDefault="009F5759" w:rsidP="00DF1689">
            <w:pPr>
              <w:pStyle w:val="BodyText2"/>
              <w:rPr>
                <w:rFonts w:ascii="Arial Unicode MS" w:hAnsi="Arial Unicode MS"/>
                <w:sz w:val="18"/>
              </w:rPr>
            </w:pPr>
            <w:ins w:id="295" w:author="gaurav" w:date="2021-06-04T06:20:00Z">
              <w:r>
                <w:lastRenderedPageBreak/>
                <w:t xml:space="preserve">IMEI </w:t>
              </w:r>
            </w:ins>
            <w:r w:rsidR="00C24A9A">
              <w:t>Quantity</w:t>
            </w:r>
          </w:p>
        </w:tc>
        <w:tc>
          <w:tcPr>
            <w:tcW w:w="4979" w:type="dxa"/>
            <w:shd w:val="clear" w:color="auto" w:fill="auto"/>
          </w:tcPr>
          <w:p w14:paraId="3D081049" w14:textId="77777777" w:rsidR="00C24A9A" w:rsidRPr="003D50EC" w:rsidRDefault="00C24A9A" w:rsidP="00DF1689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 xml:space="preserve">This is the number of </w:t>
            </w:r>
            <w:r w:rsidR="005659A3">
              <w:t>IMEIs</w:t>
            </w:r>
            <w:del w:id="296" w:author="gaurav" w:date="2021-06-04T06:20:00Z">
              <w:r w:rsidDel="009F5759">
                <w:delText xml:space="preserve"> </w:delText>
              </w:r>
            </w:del>
            <w:del w:id="297" w:author="gaurav" w:date="2021-06-04T06:19:00Z">
              <w:r w:rsidR="003C68FE" w:rsidDel="009F5759">
                <w:delText>or MEIDs or ESNs</w:delText>
              </w:r>
            </w:del>
            <w:r w:rsidR="003C68FE">
              <w:t xml:space="preserve"> </w:t>
            </w:r>
            <w:r>
              <w:t xml:space="preserve">in the </w:t>
            </w:r>
            <w:r w:rsidR="008804F6">
              <w:t>stock</w:t>
            </w:r>
            <w:r>
              <w:t>.</w:t>
            </w:r>
          </w:p>
        </w:tc>
      </w:tr>
      <w:tr w:rsidR="009F5759" w:rsidRPr="003D50EC" w14:paraId="4E599198" w14:textId="77777777" w:rsidTr="00DF1689">
        <w:trPr>
          <w:trHeight w:val="377"/>
          <w:jc w:val="center"/>
          <w:ins w:id="298" w:author="gaurav" w:date="2021-06-04T06:20:00Z"/>
        </w:trPr>
        <w:tc>
          <w:tcPr>
            <w:tcW w:w="2547" w:type="dxa"/>
            <w:shd w:val="clear" w:color="auto" w:fill="auto"/>
          </w:tcPr>
          <w:p w14:paraId="152F73DF" w14:textId="54833B69" w:rsidR="009F5759" w:rsidRDefault="009F5759" w:rsidP="00DF1689">
            <w:pPr>
              <w:pStyle w:val="BodyText2"/>
              <w:rPr>
                <w:ins w:id="299" w:author="gaurav" w:date="2021-06-04T06:20:00Z"/>
              </w:rPr>
            </w:pPr>
            <w:ins w:id="300" w:author="gaurav" w:date="2021-06-04T06:20:00Z">
              <w:r>
                <w:t>Device Quantity</w:t>
              </w:r>
            </w:ins>
          </w:p>
        </w:tc>
        <w:tc>
          <w:tcPr>
            <w:tcW w:w="4979" w:type="dxa"/>
            <w:shd w:val="clear" w:color="auto" w:fill="auto"/>
          </w:tcPr>
          <w:p w14:paraId="587CFF43" w14:textId="58E18ECE" w:rsidR="009F5759" w:rsidRDefault="009F5759" w:rsidP="00DF1689">
            <w:pPr>
              <w:pStyle w:val="BodyText2"/>
              <w:rPr>
                <w:ins w:id="301" w:author="gaurav" w:date="2021-06-04T06:20:00Z"/>
              </w:rPr>
            </w:pPr>
            <w:ins w:id="302" w:author="gaurav" w:date="2021-06-04T06:20:00Z">
              <w:r>
                <w:t>This is the number of devices in the stock.</w:t>
              </w:r>
            </w:ins>
          </w:p>
        </w:tc>
      </w:tr>
      <w:tr w:rsidR="00C24A9A" w:rsidRPr="003D50EC" w14:paraId="301FCA4D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66FF4AB" w14:textId="77777777" w:rsidR="00C24A9A" w:rsidRDefault="00C24A9A" w:rsidP="00DF1689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500A1891" w14:textId="77777777" w:rsidR="00C24A9A" w:rsidRDefault="00C24A9A" w:rsidP="00DF1689">
            <w:pPr>
              <w:pStyle w:val="BodyText2"/>
            </w:pPr>
            <w:r>
              <w:t xml:space="preserve">This displays different actions that can be performed on the </w:t>
            </w:r>
            <w:r w:rsidR="00145467">
              <w:t>stock</w:t>
            </w:r>
            <w:r>
              <w:t>.</w:t>
            </w:r>
          </w:p>
          <w:p w14:paraId="2E5D415A" w14:textId="77777777" w:rsidR="00C24A9A" w:rsidRDefault="005659A3" w:rsidP="00DC39E0">
            <w:pPr>
              <w:pStyle w:val="BodyText2"/>
              <w:numPr>
                <w:ilvl w:val="0"/>
                <w:numId w:val="25"/>
              </w:numPr>
            </w:pPr>
            <w:r>
              <w:t>Error</w:t>
            </w:r>
            <w:r w:rsidR="00C24A9A"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6D834B44" wp14:editId="60EB6EB4">
                  <wp:extent cx="164017" cy="164017"/>
                  <wp:effectExtent l="0" t="0" r="7620" b="7620"/>
                  <wp:docPr id="474" name="Pictur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4A9A">
              <w:t xml:space="preserve">: This is seen when there is an error file generated because of invalid information. </w:t>
            </w:r>
            <w:r w:rsidR="00145467">
              <w:t>Click on it to view the error file.</w:t>
            </w:r>
          </w:p>
          <w:p w14:paraId="4AA0E8E5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Download </w:t>
            </w:r>
            <w:r w:rsidR="009F4201">
              <w:rPr>
                <w:noProof/>
              </w:rPr>
              <w:drawing>
                <wp:inline distT="0" distB="0" distL="0" distR="0" wp14:anchorId="4302EB19" wp14:editId="6201F3A6">
                  <wp:extent cx="207309" cy="207309"/>
                  <wp:effectExtent l="0" t="0" r="2540" b="2540"/>
                  <wp:docPr id="475" name="Picture 475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download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3" cy="2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take a dump of the </w:t>
            </w:r>
            <w:r w:rsidR="00145467">
              <w:t>stock</w:t>
            </w:r>
            <w:r>
              <w:t xml:space="preserve"> that is uploaded to the system.</w:t>
            </w:r>
          </w:p>
          <w:p w14:paraId="1A1372CF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7FED11C6" wp14:editId="44CFDD67">
                  <wp:extent cx="154558" cy="15455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 xml:space="preserve">. </w:t>
            </w:r>
          </w:p>
          <w:p w14:paraId="77282BF7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Edit </w:t>
            </w:r>
            <w:r w:rsidR="009F4201">
              <w:rPr>
                <w:noProof/>
              </w:rPr>
              <w:drawing>
                <wp:inline distT="0" distB="0" distL="0" distR="0" wp14:anchorId="756D97A6" wp14:editId="085FB657">
                  <wp:extent cx="136800" cy="136800"/>
                  <wp:effectExtent l="0" t="0" r="0" b="0"/>
                  <wp:docPr id="476" name="Picture 47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modify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>.</w:t>
            </w:r>
          </w:p>
          <w:p w14:paraId="74CA5C91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  <w:rPr>
                <w:ins w:id="303" w:author="gaurav" w:date="2021-06-04T05:24:00Z"/>
              </w:rPr>
            </w:pPr>
            <w:r>
              <w:t>Delete</w:t>
            </w:r>
            <w:r w:rsidR="009F4201">
              <w:rPr>
                <w:noProof/>
              </w:rPr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5AE2E4F8" wp14:editId="4D76F53B">
                  <wp:extent cx="185681" cy="185681"/>
                  <wp:effectExtent l="0" t="0" r="5080" b="5080"/>
                  <wp:docPr id="477" name="Picture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delete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delete the </w:t>
            </w:r>
            <w:r w:rsidR="00EE7A3F">
              <w:t xml:space="preserve">uploaded </w:t>
            </w:r>
            <w:r w:rsidR="00145467">
              <w:t>stock</w:t>
            </w:r>
            <w:r>
              <w:t>.</w:t>
            </w:r>
          </w:p>
          <w:p w14:paraId="5B2B887B" w14:textId="219335A8" w:rsidR="00A246B6" w:rsidRDefault="00A246B6" w:rsidP="00DC39E0">
            <w:pPr>
              <w:pStyle w:val="BodyText2"/>
              <w:numPr>
                <w:ilvl w:val="0"/>
                <w:numId w:val="25"/>
              </w:numPr>
            </w:pPr>
            <w:ins w:id="304" w:author="gaurav" w:date="2021-06-04T05:24:00Z">
              <w:r>
                <w:t xml:space="preserve">History </w:t>
              </w:r>
              <w:r>
                <w:rPr>
                  <w:noProof/>
                </w:rPr>
                <w:drawing>
                  <wp:inline distT="0" distB="0" distL="0" distR="0" wp14:anchorId="277E2628" wp14:editId="2D8A81E2">
                    <wp:extent cx="190500" cy="199103"/>
                    <wp:effectExtent l="0" t="0" r="0" b="0"/>
                    <wp:docPr id="508" name="Picture 50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6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1405" cy="20004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>
                <w:t>: This is used to view the transaction history of the stock.</w:t>
              </w:r>
            </w:ins>
          </w:p>
        </w:tc>
      </w:tr>
    </w:tbl>
    <w:p w14:paraId="4EA0A9DD" w14:textId="77777777" w:rsidR="0036447D" w:rsidRDefault="0036447D" w:rsidP="005E4CC1">
      <w:pPr>
        <w:pStyle w:val="BodyText2"/>
      </w:pPr>
    </w:p>
    <w:p w14:paraId="04A15E7A" w14:textId="7B552EA5" w:rsidR="004E54AD" w:rsidDel="00A246B6" w:rsidRDefault="004E54AD" w:rsidP="005E4CC1">
      <w:pPr>
        <w:pStyle w:val="BodyText2"/>
        <w:rPr>
          <w:del w:id="305" w:author="gaurav" w:date="2021-06-04T05:25:00Z"/>
        </w:rPr>
      </w:pPr>
    </w:p>
    <w:p w14:paraId="3DB223F8" w14:textId="0DEB66A2" w:rsidR="004E54AD" w:rsidDel="00A246B6" w:rsidRDefault="004E54AD" w:rsidP="005E4CC1">
      <w:pPr>
        <w:pStyle w:val="BodyText2"/>
        <w:rPr>
          <w:del w:id="306" w:author="gaurav" w:date="2021-06-04T05:25:00Z"/>
        </w:rPr>
      </w:pPr>
    </w:p>
    <w:p w14:paraId="761ABD07" w14:textId="1ACCFD8A" w:rsidR="004E54AD" w:rsidDel="00A246B6" w:rsidRDefault="004E54AD" w:rsidP="005E4CC1">
      <w:pPr>
        <w:pStyle w:val="BodyText2"/>
        <w:rPr>
          <w:del w:id="307" w:author="gaurav" w:date="2021-06-04T05:25:00Z"/>
        </w:rPr>
      </w:pPr>
    </w:p>
    <w:p w14:paraId="07128FEB" w14:textId="452762CF" w:rsidR="003E3103" w:rsidDel="00A246B6" w:rsidRDefault="003E3103" w:rsidP="005E4CC1">
      <w:pPr>
        <w:pStyle w:val="BodyText2"/>
        <w:rPr>
          <w:del w:id="308" w:author="gaurav" w:date="2021-06-04T05:25:00Z"/>
        </w:rPr>
      </w:pPr>
    </w:p>
    <w:p w14:paraId="09098FEF" w14:textId="13068A93" w:rsidR="003E3103" w:rsidDel="00A246B6" w:rsidRDefault="003E3103" w:rsidP="005E4CC1">
      <w:pPr>
        <w:pStyle w:val="BodyText2"/>
        <w:rPr>
          <w:del w:id="309" w:author="gaurav" w:date="2021-06-04T05:25:00Z"/>
        </w:rPr>
      </w:pPr>
    </w:p>
    <w:p w14:paraId="1A3ED1FD" w14:textId="7CFEE80A" w:rsidR="003E3103" w:rsidRPr="00934D4F" w:rsidDel="00A246B6" w:rsidRDefault="003E3103" w:rsidP="005E4CC1">
      <w:pPr>
        <w:pStyle w:val="BodyText2"/>
        <w:rPr>
          <w:del w:id="310" w:author="gaurav" w:date="2021-06-04T05:25:00Z"/>
        </w:rPr>
      </w:pPr>
    </w:p>
    <w:p w14:paraId="7AD2B0DF" w14:textId="77777777" w:rsidR="0064671F" w:rsidRDefault="0064671F" w:rsidP="0064671F">
      <w:pPr>
        <w:pStyle w:val="Heading2"/>
      </w:pPr>
      <w:bookmarkStart w:id="311" w:name="_Toc31900109"/>
      <w:bookmarkStart w:id="312" w:name="_Toc31900176"/>
      <w:bookmarkStart w:id="313" w:name="_Toc31900298"/>
      <w:bookmarkStart w:id="314" w:name="_Toc34858795"/>
      <w:r>
        <w:t>Edit Stock</w:t>
      </w:r>
      <w:bookmarkEnd w:id="311"/>
      <w:bookmarkEnd w:id="312"/>
      <w:bookmarkEnd w:id="313"/>
      <w:bookmarkEnd w:id="314"/>
    </w:p>
    <w:p w14:paraId="7FD85A9C" w14:textId="77777777" w:rsidR="000A33ED" w:rsidRDefault="00BC7BD5" w:rsidP="0064671F">
      <w:pPr>
        <w:pStyle w:val="BodyText2"/>
      </w:pPr>
      <w:r>
        <w:t>Manufacturer</w:t>
      </w:r>
      <w:r w:rsidR="00976ADF">
        <w:t>s c</w:t>
      </w:r>
      <w:r w:rsidR="000A33ED">
        <w:t xml:space="preserve">an modify the uploaded stock. </w:t>
      </w:r>
    </w:p>
    <w:p w14:paraId="2A191FC3" w14:textId="77777777" w:rsidR="000A33ED" w:rsidRPr="000A33ED" w:rsidRDefault="000A33ED" w:rsidP="0064671F">
      <w:pPr>
        <w:pStyle w:val="BodyText2"/>
        <w:rPr>
          <w:u w:val="single"/>
        </w:rPr>
      </w:pPr>
      <w:r w:rsidRPr="000A33ED">
        <w:rPr>
          <w:u w:val="single"/>
        </w:rPr>
        <w:t>To edit stock:</w:t>
      </w:r>
    </w:p>
    <w:p w14:paraId="20E456E1" w14:textId="77777777" w:rsidR="000A33ED" w:rsidRDefault="0064671F" w:rsidP="00DC39E0">
      <w:pPr>
        <w:pStyle w:val="BodyText2"/>
        <w:numPr>
          <w:ilvl w:val="0"/>
          <w:numId w:val="38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 w:rsidR="00044BAF">
        <w:rPr>
          <w:b/>
          <w:bCs/>
          <w:noProof/>
        </w:rPr>
        <w:drawing>
          <wp:inline distT="0" distB="0" distL="0" distR="0" wp14:anchorId="67AAAAED" wp14:editId="196C45C7">
            <wp:extent cx="120948" cy="120948"/>
            <wp:effectExtent l="0" t="0" r="0" b="0"/>
            <wp:docPr id="266" name="Picture 26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 w:rsidR="000A33ED">
        <w:rPr>
          <w:b/>
          <w:bCs/>
        </w:rPr>
        <w:t xml:space="preserve"> </w:t>
      </w:r>
      <w:r w:rsidR="000A33ED" w:rsidRPr="00166A7A">
        <w:t>against the stock entry</w:t>
      </w:r>
      <w:r w:rsidR="00166A7A">
        <w:t xml:space="preserve"> to be modified</w:t>
      </w:r>
      <w:r w:rsidRPr="00166A7A">
        <w:t>.</w:t>
      </w:r>
      <w:r>
        <w:t xml:space="preserve"> </w:t>
      </w:r>
    </w:p>
    <w:p w14:paraId="72E5C3D0" w14:textId="3C3A9437" w:rsidR="000A33ED" w:rsidRDefault="001645F6" w:rsidP="00A721CC">
      <w:pPr>
        <w:pStyle w:val="BodyText2"/>
        <w:ind w:left="567" w:hanging="142"/>
        <w:jc w:val="center"/>
        <w:rPr>
          <w:ins w:id="315" w:author="gaurav" w:date="2021-06-04T05:25:00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BDAA8C" wp14:editId="4D831F63">
                <wp:simplePos x="0" y="0"/>
                <wp:positionH relativeFrom="column">
                  <wp:posOffset>269416</wp:posOffset>
                </wp:positionH>
                <wp:positionV relativeFrom="paragraph">
                  <wp:posOffset>7742</wp:posOffset>
                </wp:positionV>
                <wp:extent cx="5203825" cy="1220821"/>
                <wp:effectExtent l="0" t="0" r="15875" b="1778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3825" cy="12208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3081D" id="Rectangle 269" o:spid="_x0000_s1026" style="position:absolute;margin-left:21.2pt;margin-top:.6pt;width:409.75pt;height:96.1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" filled="f" strokecolor="black [3213]" strokeweight="1pt"/>
            </w:pict>
          </mc:Fallback>
        </mc:AlternateContent>
      </w:r>
      <w:del w:id="316" w:author="gaurav" w:date="2021-06-04T05:25:00Z">
        <w:r w:rsidDel="00A246B6">
          <w:rPr>
            <w:noProof/>
          </w:rPr>
          <w:drawing>
            <wp:inline distT="0" distB="0" distL="0" distR="0" wp14:anchorId="433A988D" wp14:editId="6897E213">
              <wp:extent cx="5194570" cy="1225376"/>
              <wp:effectExtent l="0" t="0" r="6350" b="0"/>
              <wp:docPr id="286" name="Picture 28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54755" cy="123957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8430593" w14:textId="2E54CF15" w:rsidR="00A246B6" w:rsidRDefault="00A246B6" w:rsidP="00A721CC">
      <w:pPr>
        <w:pStyle w:val="BodyText2"/>
        <w:ind w:left="567" w:hanging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29791AF" wp14:editId="30DE2C85">
                <wp:simplePos x="0" y="0"/>
                <wp:positionH relativeFrom="column">
                  <wp:posOffset>4875075</wp:posOffset>
                </wp:positionH>
                <wp:positionV relativeFrom="paragraph">
                  <wp:posOffset>1626961</wp:posOffset>
                </wp:positionV>
                <wp:extent cx="195943" cy="682171"/>
                <wp:effectExtent l="0" t="0" r="13970" b="2286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3" cy="6821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442AE" id="Rectangle 463" o:spid="_x0000_s1026" style="position:absolute;margin-left:383.85pt;margin-top:128.1pt;width:15.45pt;height:53.7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" filled="f" strokecolor="#ffc000 [3207]" strokeweight="2pt"/>
            </w:pict>
          </mc:Fallback>
        </mc:AlternateContent>
      </w:r>
      <w:ins w:id="317" w:author="gaurav" w:date="2021-06-04T05:25:00Z">
        <w:r>
          <w:rPr>
            <w:noProof/>
          </w:rPr>
          <w:drawing>
            <wp:inline distT="0" distB="0" distL="0" distR="0" wp14:anchorId="190C8889" wp14:editId="68AC5AA5">
              <wp:extent cx="5278755" cy="2336165"/>
              <wp:effectExtent l="0" t="0" r="0" b="6985"/>
              <wp:docPr id="459" name="Picture 4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3361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395E6BD" w14:textId="32578AE2" w:rsidR="00DB7910" w:rsidRDefault="00DB7910" w:rsidP="007E53B8">
      <w:pPr>
        <w:pStyle w:val="FigureCaption"/>
      </w:pPr>
      <w:bookmarkStart w:id="318" w:name="_Toc34858821"/>
      <w:r>
        <w:t xml:space="preserve">Figure </w:t>
      </w:r>
      <w:r w:rsidR="001D383C">
        <w:t>2</w:t>
      </w:r>
      <w:r w:rsidR="00250AC9">
        <w:t>1</w:t>
      </w:r>
      <w:r>
        <w:t>: Stock Management</w:t>
      </w:r>
      <w:bookmarkEnd w:id="318"/>
    </w:p>
    <w:p w14:paraId="58C1DB51" w14:textId="2B556CCD" w:rsidR="0064671F" w:rsidRDefault="00780668" w:rsidP="000A33ED">
      <w:pPr>
        <w:pStyle w:val="BodyText2"/>
        <w:ind w:left="567"/>
      </w:pPr>
      <w:r>
        <w:t>The</w:t>
      </w:r>
      <w:r w:rsidR="0064671F">
        <w:t xml:space="preserve"> </w:t>
      </w:r>
      <w:r w:rsidR="0064671F" w:rsidRPr="00251CED">
        <w:rPr>
          <w:b/>
          <w:bCs/>
        </w:rPr>
        <w:t xml:space="preserve">Edit </w:t>
      </w:r>
      <w:r w:rsidR="00A14DEC">
        <w:rPr>
          <w:b/>
          <w:bCs/>
        </w:rPr>
        <w:t>Stock</w:t>
      </w:r>
      <w:r w:rsidR="0064671F">
        <w:t xml:space="preserve"> page</w:t>
      </w:r>
      <w:r>
        <w:t xml:space="preserve"> appears</w:t>
      </w:r>
      <w:r w:rsidR="0064671F">
        <w:t>.</w:t>
      </w:r>
    </w:p>
    <w:p w14:paraId="2007999B" w14:textId="34BFE2EA" w:rsidR="002151B2" w:rsidRDefault="004D642C" w:rsidP="004D642C">
      <w:pPr>
        <w:pStyle w:val="BodyText2"/>
        <w:ind w:left="426"/>
        <w:jc w:val="center"/>
        <w:rPr>
          <w:ins w:id="319" w:author="gaurav" w:date="2021-06-04T05:26:00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8381BF" wp14:editId="2990E991">
                <wp:simplePos x="0" y="0"/>
                <wp:positionH relativeFrom="column">
                  <wp:posOffset>271780</wp:posOffset>
                </wp:positionH>
                <wp:positionV relativeFrom="paragraph">
                  <wp:posOffset>6985</wp:posOffset>
                </wp:positionV>
                <wp:extent cx="5257800" cy="2287905"/>
                <wp:effectExtent l="0" t="0" r="19050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2287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58172" id="Rectangle 13" o:spid="_x0000_s1026" style="position:absolute;margin-left:21.4pt;margin-top:.55pt;width:414pt;height:180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" filled="f" strokecolor="black [3213]" strokeweight="1pt"/>
            </w:pict>
          </mc:Fallback>
        </mc:AlternateContent>
      </w:r>
      <w:del w:id="320" w:author="gaurav" w:date="2021-06-04T05:26:00Z">
        <w:r w:rsidDel="00A246B6">
          <w:rPr>
            <w:noProof/>
          </w:rPr>
          <w:drawing>
            <wp:inline distT="0" distB="0" distL="0" distR="0" wp14:anchorId="51B298D2" wp14:editId="2247BA39">
              <wp:extent cx="5278755" cy="2281555"/>
              <wp:effectExtent l="0" t="0" r="0" b="4445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2815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0710C6A" w14:textId="286D157F" w:rsidR="00A246B6" w:rsidRDefault="00A246B6" w:rsidP="004D642C">
      <w:pPr>
        <w:pStyle w:val="BodyText2"/>
        <w:ind w:left="426"/>
        <w:jc w:val="center"/>
      </w:pPr>
      <w:ins w:id="321" w:author="gaurav" w:date="2021-06-04T05:26:00Z">
        <w:r>
          <w:rPr>
            <w:noProof/>
          </w:rPr>
          <w:drawing>
            <wp:inline distT="0" distB="0" distL="0" distR="0" wp14:anchorId="7BDE8299" wp14:editId="30067A25">
              <wp:extent cx="5278755" cy="2303780"/>
              <wp:effectExtent l="0" t="0" r="0" b="1270"/>
              <wp:docPr id="460" name="Picture 46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3037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E9C875A" w14:textId="08009384" w:rsidR="0064671F" w:rsidRDefault="0064671F" w:rsidP="007E53B8">
      <w:pPr>
        <w:pStyle w:val="FigureCaption"/>
      </w:pPr>
      <w:bookmarkStart w:id="322" w:name="_Toc34858822"/>
      <w:r>
        <w:t xml:space="preserve">Figure </w:t>
      </w:r>
      <w:r w:rsidR="001D383C">
        <w:t>2</w:t>
      </w:r>
      <w:r w:rsidR="00250AC9">
        <w:t>2</w:t>
      </w:r>
      <w:r>
        <w:t xml:space="preserve">: Edit </w:t>
      </w:r>
      <w:r w:rsidR="00A14DEC">
        <w:t>Stock</w:t>
      </w:r>
      <w:bookmarkEnd w:id="322"/>
      <w:r>
        <w:t xml:space="preserve"> </w:t>
      </w:r>
    </w:p>
    <w:p w14:paraId="360182CE" w14:textId="77777777" w:rsidR="00166A7A" w:rsidRDefault="00166A7A" w:rsidP="00DC39E0">
      <w:pPr>
        <w:pStyle w:val="BodyText2"/>
        <w:numPr>
          <w:ilvl w:val="0"/>
          <w:numId w:val="38"/>
        </w:numPr>
      </w:pPr>
      <w:r>
        <w:t xml:space="preserve">Make </w:t>
      </w:r>
      <w:r w:rsidR="0064671F">
        <w:t>the required changes</w:t>
      </w:r>
      <w:r>
        <w:t>.</w:t>
      </w:r>
    </w:p>
    <w:p w14:paraId="7303DD05" w14:textId="77777777" w:rsidR="0064671F" w:rsidRDefault="00166A7A" w:rsidP="00DC39E0">
      <w:pPr>
        <w:pStyle w:val="BodyText2"/>
        <w:numPr>
          <w:ilvl w:val="0"/>
          <w:numId w:val="38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UPDATE</w:t>
      </w:r>
      <w:r w:rsidR="0064671F">
        <w:t>.</w:t>
      </w:r>
    </w:p>
    <w:p w14:paraId="7642EDE4" w14:textId="0388A560" w:rsidR="00780668" w:rsidDel="00A246B6" w:rsidRDefault="00780668" w:rsidP="0064671F">
      <w:pPr>
        <w:pStyle w:val="BodyText2"/>
        <w:rPr>
          <w:del w:id="323" w:author="gaurav" w:date="2021-06-04T05:26:00Z"/>
        </w:rPr>
      </w:pPr>
    </w:p>
    <w:p w14:paraId="00AD4562" w14:textId="2C3D15BD" w:rsidR="00C11A38" w:rsidDel="00A246B6" w:rsidRDefault="00C11A38" w:rsidP="0064671F">
      <w:pPr>
        <w:pStyle w:val="BodyText2"/>
        <w:rPr>
          <w:del w:id="324" w:author="gaurav" w:date="2021-06-04T05:26:00Z"/>
        </w:rPr>
      </w:pPr>
    </w:p>
    <w:p w14:paraId="124B7654" w14:textId="3E77C089" w:rsidR="00C11A38" w:rsidDel="00A246B6" w:rsidRDefault="00C11A38" w:rsidP="0064671F">
      <w:pPr>
        <w:pStyle w:val="BodyText2"/>
        <w:rPr>
          <w:del w:id="325" w:author="gaurav" w:date="2021-06-04T05:26:00Z"/>
        </w:rPr>
      </w:pPr>
    </w:p>
    <w:p w14:paraId="325C2761" w14:textId="13222F8C" w:rsidR="004C6592" w:rsidDel="00A246B6" w:rsidRDefault="004C6592" w:rsidP="0064671F">
      <w:pPr>
        <w:pStyle w:val="BodyText2"/>
        <w:rPr>
          <w:del w:id="326" w:author="gaurav" w:date="2021-06-04T05:26:00Z"/>
        </w:rPr>
      </w:pPr>
    </w:p>
    <w:p w14:paraId="1719AD16" w14:textId="2186D74B" w:rsidR="00DF26D9" w:rsidDel="00A246B6" w:rsidRDefault="00DF26D9" w:rsidP="0064671F">
      <w:pPr>
        <w:pStyle w:val="BodyText2"/>
        <w:rPr>
          <w:del w:id="327" w:author="gaurav" w:date="2021-06-04T05:26:00Z"/>
        </w:rPr>
      </w:pPr>
    </w:p>
    <w:p w14:paraId="7407310E" w14:textId="77777777" w:rsidR="0064671F" w:rsidRDefault="0064671F" w:rsidP="0064671F">
      <w:pPr>
        <w:pStyle w:val="Heading2"/>
      </w:pPr>
      <w:bookmarkStart w:id="328" w:name="_Toc31900110"/>
      <w:bookmarkStart w:id="329" w:name="_Toc31900177"/>
      <w:bookmarkStart w:id="330" w:name="_Toc31900299"/>
      <w:bookmarkStart w:id="331" w:name="_Toc34858796"/>
      <w:r>
        <w:t xml:space="preserve">Filter </w:t>
      </w:r>
      <w:r w:rsidR="00A14DEC">
        <w:t>Stock</w:t>
      </w:r>
      <w:bookmarkEnd w:id="328"/>
      <w:bookmarkEnd w:id="329"/>
      <w:bookmarkEnd w:id="330"/>
      <w:bookmarkEnd w:id="331"/>
    </w:p>
    <w:p w14:paraId="52F1E8CC" w14:textId="77777777" w:rsidR="0064671F" w:rsidRDefault="00BC7BD5" w:rsidP="0064671F">
      <w:pPr>
        <w:pStyle w:val="BodyText2"/>
      </w:pPr>
      <w:r>
        <w:lastRenderedPageBreak/>
        <w:t>Manufacturer</w:t>
      </w:r>
      <w:r w:rsidR="00976ADF">
        <w:t>s c</w:t>
      </w:r>
      <w:r w:rsidR="0064671F">
        <w:t xml:space="preserve">an view </w:t>
      </w:r>
      <w:r w:rsidR="006D43DC">
        <w:t>selective</w:t>
      </w:r>
      <w:r w:rsidR="0064671F">
        <w:t xml:space="preserve"> </w:t>
      </w:r>
      <w:r w:rsidR="00A14DEC">
        <w:t>stock</w:t>
      </w:r>
      <w:r w:rsidR="0064671F">
        <w:t xml:space="preserve"> </w:t>
      </w:r>
      <w:r w:rsidR="006D43DC">
        <w:t xml:space="preserve">by </w:t>
      </w:r>
      <w:r w:rsidR="0064671F">
        <w:t xml:space="preserve">defining </w:t>
      </w:r>
      <w:r w:rsidR="006D43DC">
        <w:t xml:space="preserve">specific </w:t>
      </w:r>
      <w:r w:rsidR="00EE7A3F">
        <w:t>values in the listed fields</w:t>
      </w:r>
      <w:r w:rsidR="0064671F">
        <w:t>.</w:t>
      </w:r>
      <w:r w:rsidR="00EE7A3F">
        <w:t xml:space="preserve"> For example, </w:t>
      </w:r>
      <w:r>
        <w:t>Manufacturer</w:t>
      </w:r>
      <w:r w:rsidR="00976ADF">
        <w:t>s</w:t>
      </w:r>
      <w:r w:rsidR="00EE7A3F">
        <w:t xml:space="preserve"> can view all the stock that is in the processing status</w:t>
      </w:r>
      <w:r w:rsidR="006C5568">
        <w:t xml:space="preserve"> or the</w:t>
      </w:r>
      <w:r w:rsidR="00DB7910">
        <w:t xml:space="preserve"> stock that is pending</w:t>
      </w:r>
      <w:r w:rsidR="006C5568">
        <w:t xml:space="preserve"> for</w:t>
      </w:r>
      <w:r w:rsidR="00DB7910">
        <w:t xml:space="preserve"> </w:t>
      </w:r>
      <w:r w:rsidR="00CC4FBE">
        <w:t xml:space="preserve">approval </w:t>
      </w:r>
      <w:r w:rsidR="00DB7910">
        <w:t>by the CEIR authority.</w:t>
      </w:r>
      <w:r w:rsidR="00976ADF">
        <w:t xml:space="preserve"> </w:t>
      </w:r>
    </w:p>
    <w:p w14:paraId="257CC256" w14:textId="00374364" w:rsidR="0064671F" w:rsidRDefault="00034E6F" w:rsidP="0064671F">
      <w:pPr>
        <w:pStyle w:val="BodyText2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131926" wp14:editId="6321047B">
                <wp:simplePos x="0" y="0"/>
                <wp:positionH relativeFrom="margin">
                  <wp:align>right</wp:align>
                </wp:positionH>
                <wp:positionV relativeFrom="paragraph">
                  <wp:posOffset>297600</wp:posOffset>
                </wp:positionV>
                <wp:extent cx="5266690" cy="1425102"/>
                <wp:effectExtent l="0" t="0" r="10160" b="22860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690" cy="14251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902E3" id="Rectangle 271" o:spid="_x0000_s1026" style="position:absolute;margin-left:363.5pt;margin-top:23.45pt;width:414.7pt;height:112.2pt;z-index:2516766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DB7910">
        <w:rPr>
          <w:u w:val="single"/>
        </w:rPr>
        <w:t>To view specific stock</w:t>
      </w:r>
      <w:r w:rsidR="0064671F" w:rsidRPr="009251E2">
        <w:rPr>
          <w:u w:val="single"/>
        </w:rPr>
        <w:t>:</w:t>
      </w:r>
    </w:p>
    <w:p w14:paraId="3E382A1E" w14:textId="0759B675" w:rsidR="007D5B24" w:rsidRDefault="00A246B6" w:rsidP="007D5B24">
      <w:pPr>
        <w:pStyle w:val="BodyText2"/>
        <w:jc w:val="center"/>
        <w:rPr>
          <w:ins w:id="332" w:author="gaurav" w:date="2021-06-04T05:26:00Z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4B48464" wp14:editId="0FE9B7DD">
                <wp:simplePos x="0" y="0"/>
                <wp:positionH relativeFrom="column">
                  <wp:posOffset>3786686</wp:posOffset>
                </wp:positionH>
                <wp:positionV relativeFrom="paragraph">
                  <wp:posOffset>2197100</wp:posOffset>
                </wp:positionV>
                <wp:extent cx="377687" cy="186635"/>
                <wp:effectExtent l="0" t="0" r="22860" b="23495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687" cy="1866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8DF7D" id="Rectangle 159" o:spid="_x0000_s1026" style="position:absolute;margin-left:298.15pt;margin-top:173pt;width:29.75pt;height:14.7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" filled="f" strokecolor="#ffc000 [3207]" strokeweight="2pt"/>
            </w:pict>
          </mc:Fallback>
        </mc:AlternateContent>
      </w:r>
      <w:r w:rsidR="00034E6F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ED52D2A" wp14:editId="3792F13D">
                <wp:simplePos x="0" y="0"/>
                <wp:positionH relativeFrom="column">
                  <wp:posOffset>99875</wp:posOffset>
                </wp:positionH>
                <wp:positionV relativeFrom="paragraph">
                  <wp:posOffset>1810022</wp:posOffset>
                </wp:positionV>
                <wp:extent cx="4971143" cy="885372"/>
                <wp:effectExtent l="0" t="0" r="20320" b="101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1143" cy="8853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8F482" id="Rectangle 20" o:spid="_x0000_s1026" style="position:absolute;margin-left:7.85pt;margin-top:142.5pt;width:391.45pt;height:69.7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" filled="f" strokecolor="#ffc000 [3207]" strokeweight="2pt"/>
            </w:pict>
          </mc:Fallback>
        </mc:AlternateContent>
      </w:r>
      <w:del w:id="333" w:author="gaurav" w:date="2021-06-04T05:26:00Z">
        <w:r w:rsidR="00034E6F" w:rsidDel="00A246B6">
          <w:rPr>
            <w:noProof/>
          </w:rPr>
          <w:drawing>
            <wp:inline distT="0" distB="0" distL="0" distR="0" wp14:anchorId="6A4E6D3B" wp14:editId="4920095D">
              <wp:extent cx="5278755" cy="1440815"/>
              <wp:effectExtent l="0" t="0" r="0" b="6985"/>
              <wp:docPr id="129" name="Picture 1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14408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34" w:author="gaurav" w:date="2021-06-04T05:27:00Z">
        <w:r>
          <w:rPr>
            <w:noProof/>
          </w:rPr>
          <w:drawing>
            <wp:inline distT="0" distB="0" distL="0" distR="0" wp14:anchorId="0B463214" wp14:editId="0212807A">
              <wp:extent cx="5278755" cy="2336165"/>
              <wp:effectExtent l="0" t="0" r="0" b="6985"/>
              <wp:docPr id="464" name="Picture 4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3361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2F83F07" w14:textId="77777777" w:rsidR="00A246B6" w:rsidRDefault="00A246B6" w:rsidP="007D5B24">
      <w:pPr>
        <w:pStyle w:val="BodyText2"/>
        <w:jc w:val="center"/>
        <w:rPr>
          <w:u w:val="single"/>
        </w:rPr>
      </w:pPr>
    </w:p>
    <w:p w14:paraId="0BB4A8AD" w14:textId="298E0E7D" w:rsidR="00780668" w:rsidRPr="009251E2" w:rsidRDefault="00780668" w:rsidP="007E53B8">
      <w:pPr>
        <w:pStyle w:val="FigureCaption"/>
        <w:rPr>
          <w:u w:val="single"/>
        </w:rPr>
      </w:pPr>
      <w:bookmarkStart w:id="335" w:name="_Toc34858823"/>
      <w:r>
        <w:t xml:space="preserve">Figure </w:t>
      </w:r>
      <w:r w:rsidR="001D383C">
        <w:t>2</w:t>
      </w:r>
      <w:r w:rsidR="00250AC9">
        <w:t>3</w:t>
      </w:r>
      <w:r>
        <w:t>: Stock Management</w:t>
      </w:r>
      <w:bookmarkEnd w:id="335"/>
      <w:r>
        <w:t xml:space="preserve"> </w:t>
      </w:r>
    </w:p>
    <w:p w14:paraId="2CB7BE47" w14:textId="77777777" w:rsidR="0064671F" w:rsidRDefault="0064671F" w:rsidP="00DC39E0">
      <w:pPr>
        <w:pStyle w:val="BodyText2"/>
        <w:numPr>
          <w:ilvl w:val="0"/>
          <w:numId w:val="32"/>
        </w:numPr>
      </w:pPr>
      <w:r>
        <w:t xml:space="preserve">Enter </w:t>
      </w:r>
      <w:r w:rsidR="00DB7910">
        <w:t>the required value in one or more of the listed fields</w:t>
      </w:r>
      <w:r>
        <w:t>:</w:t>
      </w:r>
    </w:p>
    <w:p w14:paraId="200B83EF" w14:textId="77777777" w:rsidR="0064671F" w:rsidRPr="001267E7" w:rsidRDefault="00CC4FBE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 xml:space="preserve">Start </w:t>
      </w:r>
      <w:r w:rsidR="00A14DEC">
        <w:rPr>
          <w:b/>
          <w:bCs/>
        </w:rPr>
        <w:t>Date</w:t>
      </w:r>
      <w:r>
        <w:rPr>
          <w:b/>
          <w:bCs/>
        </w:rPr>
        <w:t xml:space="preserve"> and End </w:t>
      </w:r>
      <w:r w:rsidR="003935C8">
        <w:rPr>
          <w:b/>
          <w:bCs/>
        </w:rPr>
        <w:t>D</w:t>
      </w:r>
      <w:r>
        <w:rPr>
          <w:b/>
          <w:bCs/>
        </w:rPr>
        <w:t>ate</w:t>
      </w:r>
      <w:r w:rsidR="0064671F" w:rsidRPr="00054A1F">
        <w:t xml:space="preserve">: This refers to the period of </w:t>
      </w:r>
      <w:r w:rsidR="0064671F" w:rsidRPr="001267E7">
        <w:t xml:space="preserve">uploading </w:t>
      </w:r>
      <w:r w:rsidR="00A14DEC" w:rsidRPr="001267E7">
        <w:t>stock</w:t>
      </w:r>
      <w:r w:rsidR="0064671F" w:rsidRPr="001267E7">
        <w:t xml:space="preserve">. </w:t>
      </w:r>
    </w:p>
    <w:p w14:paraId="74D12F01" w14:textId="77777777" w:rsidR="0064671F" w:rsidRPr="001267E7" w:rsidRDefault="0064671F" w:rsidP="00DC39E0">
      <w:pPr>
        <w:pStyle w:val="BodyText2"/>
        <w:numPr>
          <w:ilvl w:val="0"/>
          <w:numId w:val="23"/>
        </w:numPr>
      </w:pPr>
      <w:r w:rsidRPr="001267E7">
        <w:rPr>
          <w:b/>
          <w:bCs/>
        </w:rPr>
        <w:t>Transaction ID</w:t>
      </w:r>
      <w:r w:rsidRPr="001267E7">
        <w:t xml:space="preserve">: Each </w:t>
      </w:r>
      <w:r w:rsidR="00A14DEC" w:rsidRPr="001267E7">
        <w:t>stock file</w:t>
      </w:r>
      <w:r w:rsidRPr="001267E7">
        <w:t xml:space="preserve"> is assigned a </w:t>
      </w:r>
      <w:r w:rsidR="00EB267A" w:rsidRPr="001267E7">
        <w:t>unique</w:t>
      </w:r>
      <w:r w:rsidRPr="001267E7">
        <w:t xml:space="preserve"> ID. </w:t>
      </w:r>
      <w:r w:rsidR="00BC7BD5">
        <w:t>Manufacturer</w:t>
      </w:r>
      <w:r w:rsidR="006D43DC">
        <w:t>s</w:t>
      </w:r>
      <w:r w:rsidRPr="001267E7">
        <w:t xml:space="preserve"> can view </w:t>
      </w:r>
      <w:r w:rsidR="00EB267A" w:rsidRPr="001267E7">
        <w:t xml:space="preserve">specific </w:t>
      </w:r>
      <w:r w:rsidR="00A14DEC" w:rsidRPr="001267E7">
        <w:t xml:space="preserve">stock </w:t>
      </w:r>
      <w:r w:rsidR="001267E7" w:rsidRPr="001267E7">
        <w:t xml:space="preserve">by entering </w:t>
      </w:r>
      <w:r w:rsidR="006D43DC">
        <w:t>its</w:t>
      </w:r>
      <w:r w:rsidR="001267E7" w:rsidRPr="001267E7">
        <w:t xml:space="preserve"> stock transaction ID</w:t>
      </w:r>
      <w:r w:rsidRPr="001267E7">
        <w:t>.</w:t>
      </w:r>
    </w:p>
    <w:p w14:paraId="180528A2" w14:textId="77777777" w:rsidR="0064671F" w:rsidRDefault="00A14DEC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>Stock</w:t>
      </w:r>
      <w:r w:rsidR="0064671F" w:rsidRPr="00251CED">
        <w:rPr>
          <w:b/>
          <w:bCs/>
        </w:rPr>
        <w:t xml:space="preserve"> Status</w:t>
      </w:r>
      <w:r w:rsidR="0064671F">
        <w:t xml:space="preserve">: This refers to the status of the </w:t>
      </w:r>
      <w:r w:rsidR="000D5FAC">
        <w:t>stock</w:t>
      </w:r>
      <w:r w:rsidR="0064671F">
        <w:t xml:space="preserve"> such as </w:t>
      </w:r>
      <w:r w:rsidR="00865F6C">
        <w:t>New</w:t>
      </w:r>
      <w:r w:rsidR="0064671F">
        <w:t>, Processing,</w:t>
      </w:r>
      <w:r w:rsidR="00865F6C">
        <w:t xml:space="preserve"> </w:t>
      </w:r>
      <w:r w:rsidR="00923F72">
        <w:t>Rejected by System</w:t>
      </w:r>
      <w:r w:rsidR="00865F6C">
        <w:t>,</w:t>
      </w:r>
      <w:r w:rsidR="00CC4FBE">
        <w:t xml:space="preserve"> etc</w:t>
      </w:r>
      <w:r w:rsidR="0064671F">
        <w:t xml:space="preserve">. </w:t>
      </w:r>
      <w:r w:rsidR="006D43DC">
        <w:t>Select the status of the stock to be displayed</w:t>
      </w:r>
      <w:r w:rsidR="0064671F">
        <w:t>.</w:t>
      </w:r>
    </w:p>
    <w:p w14:paraId="18F49EA7" w14:textId="77777777" w:rsidR="0064671F" w:rsidRDefault="007C5C1E" w:rsidP="00DC39E0">
      <w:pPr>
        <w:pStyle w:val="BodyText2"/>
        <w:numPr>
          <w:ilvl w:val="0"/>
          <w:numId w:val="32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FILTER</w:t>
      </w:r>
      <w:r w:rsidR="0064671F">
        <w:t>.</w:t>
      </w:r>
    </w:p>
    <w:p w14:paraId="7B77314D" w14:textId="77777777" w:rsidR="0064671F" w:rsidRDefault="0064671F" w:rsidP="0064671F">
      <w:pPr>
        <w:pStyle w:val="BodyText2"/>
      </w:pPr>
      <w:r>
        <w:t xml:space="preserve">The </w:t>
      </w:r>
      <w:r w:rsidR="000D5FAC">
        <w:t>stock</w:t>
      </w:r>
      <w:r>
        <w:t xml:space="preserve"> that match</w:t>
      </w:r>
      <w:r w:rsidR="000D5FAC">
        <w:t>es</w:t>
      </w:r>
      <w:r>
        <w:t xml:space="preserve"> the </w:t>
      </w:r>
      <w:r w:rsidR="00DB7910">
        <w:t>specified values</w:t>
      </w:r>
      <w:r>
        <w:t xml:space="preserve"> are shown in the dashboard.</w:t>
      </w:r>
    </w:p>
    <w:p w14:paraId="26AB3F80" w14:textId="03A958C5" w:rsidR="008124E8" w:rsidRDefault="00CA657A" w:rsidP="009E7898">
      <w:pPr>
        <w:pStyle w:val="BodyText2"/>
        <w:jc w:val="center"/>
        <w:rPr>
          <w:ins w:id="336" w:author="gaurav" w:date="2021-06-04T05:29:00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9A1F62" wp14:editId="5F4770B9">
                <wp:simplePos x="0" y="0"/>
                <wp:positionH relativeFrom="margin">
                  <wp:align>left</wp:align>
                </wp:positionH>
                <wp:positionV relativeFrom="paragraph">
                  <wp:posOffset>5486</wp:posOffset>
                </wp:positionV>
                <wp:extent cx="5282119" cy="1940668"/>
                <wp:effectExtent l="0" t="0" r="13970" b="2159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19406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E8E210" id="Rectangle 133" o:spid="_x0000_s1026" style="position:absolute;margin-left:0;margin-top:.45pt;width:415.9pt;height:152.8pt;z-index:2516869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  <w:del w:id="337" w:author="gaurav" w:date="2021-06-04T05:29:00Z">
        <w:r w:rsidDel="00A246B6">
          <w:rPr>
            <w:noProof/>
          </w:rPr>
          <w:drawing>
            <wp:inline distT="0" distB="0" distL="0" distR="0" wp14:anchorId="49D4AD7A" wp14:editId="72FBBF66">
              <wp:extent cx="5278755" cy="1921510"/>
              <wp:effectExtent l="0" t="0" r="0" b="2540"/>
              <wp:docPr id="132" name="Picture 1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1921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702D275" w14:textId="12BF37F0" w:rsidR="00A246B6" w:rsidRDefault="00F76A5C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E71EA9A" wp14:editId="01BC2EC9">
                <wp:simplePos x="0" y="0"/>
                <wp:positionH relativeFrom="margin">
                  <wp:align>right</wp:align>
                </wp:positionH>
                <wp:positionV relativeFrom="paragraph">
                  <wp:posOffset>1273447</wp:posOffset>
                </wp:positionV>
                <wp:extent cx="5227955" cy="1095829"/>
                <wp:effectExtent l="0" t="0" r="10795" b="28575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7955" cy="109582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38FD7" id="Rectangle 465" o:spid="_x0000_s1026" style="position:absolute;margin-left:360.45pt;margin-top:100.25pt;width:411.65pt;height:86.3pt;z-index:2516500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" filled="f" strokecolor="#ffc000 [3207]" strokeweight="2pt">
                <w10:wrap anchorx="margin"/>
              </v:rect>
            </w:pict>
          </mc:Fallback>
        </mc:AlternateContent>
      </w:r>
      <w:ins w:id="338" w:author="gaurav" w:date="2021-06-04T05:29:00Z">
        <w:r w:rsidR="00A246B6">
          <w:rPr>
            <w:noProof/>
          </w:rPr>
          <w:drawing>
            <wp:inline distT="0" distB="0" distL="0" distR="0" wp14:anchorId="23C32412" wp14:editId="4CD036C7">
              <wp:extent cx="5278755" cy="2317115"/>
              <wp:effectExtent l="0" t="0" r="0" b="6985"/>
              <wp:docPr id="470" name="Picture 47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3171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2AFD3F7" w14:textId="492982CD" w:rsidR="0064671F" w:rsidRDefault="0064671F" w:rsidP="007E53B8">
      <w:pPr>
        <w:pStyle w:val="FigureCaption"/>
      </w:pPr>
      <w:bookmarkStart w:id="339" w:name="_Toc34858824"/>
      <w:r>
        <w:t xml:space="preserve">Figure </w:t>
      </w:r>
      <w:r w:rsidR="001D383C">
        <w:t>2</w:t>
      </w:r>
      <w:r w:rsidR="00250AC9">
        <w:t>4:</w:t>
      </w:r>
      <w:r>
        <w:t xml:space="preserve"> </w:t>
      </w:r>
      <w:r w:rsidR="00DB7910">
        <w:t>Stock Management</w:t>
      </w:r>
      <w:bookmarkEnd w:id="339"/>
    </w:p>
    <w:p w14:paraId="37780AA0" w14:textId="77777777" w:rsidR="003E755D" w:rsidRPr="002460BA" w:rsidRDefault="003E755D" w:rsidP="003E755D">
      <w:pPr>
        <w:pStyle w:val="BodyText2"/>
        <w:rPr>
          <w:ins w:id="340" w:author="gaurav" w:date="2021-06-04T05:33:00Z"/>
        </w:rPr>
      </w:pPr>
      <w:ins w:id="341" w:author="gaurav" w:date="2021-06-04T05:33:00Z">
        <w:r>
          <w:t>The user can clear all filters using the “</w:t>
        </w:r>
        <w:r w:rsidRPr="006B407A">
          <w:rPr>
            <w:b/>
            <w:bCs/>
          </w:rPr>
          <w:t>Clear All Filters</w:t>
        </w:r>
        <w:r>
          <w:t xml:space="preserve">” button. This will reset all the filter values applied on the page and the data table will be refreshed.                                                                                                                                </w:t>
        </w:r>
      </w:ins>
    </w:p>
    <w:p w14:paraId="133C5B84" w14:textId="77777777" w:rsidR="003E755D" w:rsidRDefault="003E755D" w:rsidP="003E755D">
      <w:pPr>
        <w:pStyle w:val="Heading2"/>
        <w:rPr>
          <w:ins w:id="342" w:author="gaurav" w:date="2021-06-04T05:33:00Z"/>
        </w:rPr>
      </w:pPr>
      <w:ins w:id="343" w:author="gaurav" w:date="2021-06-04T05:33:00Z">
        <w:r>
          <w:t>Sorting Stock</w:t>
        </w:r>
      </w:ins>
    </w:p>
    <w:p w14:paraId="0D8FA40F" w14:textId="77777777" w:rsidR="003E755D" w:rsidRDefault="003E755D" w:rsidP="003E755D">
      <w:pPr>
        <w:pStyle w:val="BodyText2"/>
        <w:rPr>
          <w:ins w:id="344" w:author="gaurav" w:date="2021-06-04T05:33:00Z"/>
        </w:rPr>
      </w:pPr>
      <w:ins w:id="345" w:author="gaurav" w:date="2021-06-04T05:33:00Z">
        <w:r>
          <w:t xml:space="preserve">By default, all records displayed are sorted based on modified date. User can sort the records as per his convenience by clicking the arrow button on header in the table displayed. </w:t>
        </w:r>
      </w:ins>
    </w:p>
    <w:p w14:paraId="5A958367" w14:textId="77777777" w:rsidR="003E755D" w:rsidRDefault="003E755D" w:rsidP="003E755D">
      <w:pPr>
        <w:pStyle w:val="BodyText2"/>
        <w:rPr>
          <w:ins w:id="346" w:author="gaurav" w:date="2021-06-04T05:33:00Z"/>
        </w:rPr>
      </w:pPr>
      <w:ins w:id="347" w:author="gaurav" w:date="2021-06-04T05:33:00Z">
        <w:r>
          <w:t>On first click, the records are sorted in ascending order. When user clicks the arrow buttons again, records are sorted in descending order.</w:t>
        </w:r>
      </w:ins>
    </w:p>
    <w:p w14:paraId="67054009" w14:textId="0C303F2D" w:rsidR="002C527F" w:rsidRPr="002C527F" w:rsidRDefault="003E755D" w:rsidP="002C527F">
      <w:pPr>
        <w:pStyle w:val="BodyText2"/>
      </w:pPr>
      <w:ins w:id="348" w:author="gaurav" w:date="2021-06-04T05:34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93056" behindDoc="0" locked="0" layoutInCell="1" allowOverlap="1" wp14:anchorId="31F46921" wp14:editId="372A3899">
                  <wp:simplePos x="0" y="0"/>
                  <wp:positionH relativeFrom="margin">
                    <wp:posOffset>2335350</wp:posOffset>
                  </wp:positionH>
                  <wp:positionV relativeFrom="paragraph">
                    <wp:posOffset>1227910</wp:posOffset>
                  </wp:positionV>
                  <wp:extent cx="129397" cy="146649"/>
                  <wp:effectExtent l="0" t="0" r="23495" b="25400"/>
                  <wp:wrapNone/>
                  <wp:docPr id="483" name="Rectangle 48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flipV="1">
                            <a:off x="0" y="0"/>
                            <a:ext cx="129397" cy="14664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5287F47" id="Rectangle 483" o:spid="_x0000_s1026" style="position:absolute;margin-left:183.9pt;margin-top:96.7pt;width:10.2pt;height:11.5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" filled="f" strokecolor="#ffc000 [3207]" strokeweight="2pt">
                  <w10:wrap anchorx="margin"/>
                </v:rect>
              </w:pict>
            </mc:Fallback>
          </mc:AlternateContent>
        </w:r>
        <w:r>
          <w:rPr>
            <w:noProof/>
          </w:rPr>
          <w:drawing>
            <wp:inline distT="0" distB="0" distL="0" distR="0" wp14:anchorId="1298AFCF" wp14:editId="6CB3EC11">
              <wp:extent cx="4942936" cy="2310628"/>
              <wp:effectExtent l="0" t="0" r="0" b="0"/>
              <wp:docPr id="482" name="Picture 48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47705" cy="231285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E6362A0" w14:textId="77777777" w:rsidR="0064671F" w:rsidRDefault="0064671F" w:rsidP="0064671F">
      <w:pPr>
        <w:pStyle w:val="Heading2"/>
      </w:pPr>
      <w:bookmarkStart w:id="349" w:name="_Toc31900111"/>
      <w:bookmarkStart w:id="350" w:name="_Toc31900178"/>
      <w:bookmarkStart w:id="351" w:name="_Toc31900300"/>
      <w:bookmarkStart w:id="352" w:name="_Toc34858797"/>
      <w:r>
        <w:t xml:space="preserve">Export </w:t>
      </w:r>
      <w:r w:rsidR="000D5FAC">
        <w:t>Stock</w:t>
      </w:r>
      <w:bookmarkEnd w:id="349"/>
      <w:bookmarkEnd w:id="350"/>
      <w:bookmarkEnd w:id="351"/>
      <w:bookmarkEnd w:id="352"/>
    </w:p>
    <w:p w14:paraId="45CB814C" w14:textId="77777777" w:rsidR="0064671F" w:rsidRDefault="00BC7BD5" w:rsidP="0064671F">
      <w:pPr>
        <w:pStyle w:val="BodyText2"/>
      </w:pPr>
      <w:r>
        <w:t>Manufacturer</w:t>
      </w:r>
      <w:r w:rsidR="006D43DC">
        <w:t xml:space="preserve">s </w:t>
      </w:r>
      <w:r w:rsidR="006C5568">
        <w:t>can</w:t>
      </w:r>
      <w:r w:rsidR="0064671F">
        <w:t xml:space="preserve"> </w:t>
      </w:r>
      <w:r w:rsidR="00CC4FBE">
        <w:t xml:space="preserve">download </w:t>
      </w:r>
      <w:r w:rsidR="005937A5">
        <w:t>all the</w:t>
      </w:r>
      <w:r w:rsidR="0064671F">
        <w:t xml:space="preserve"> uploaded </w:t>
      </w:r>
      <w:r w:rsidR="000D5FAC">
        <w:t>stock</w:t>
      </w:r>
      <w:r w:rsidR="005937A5">
        <w:t xml:space="preserve"> data in a</w:t>
      </w:r>
      <w:r w:rsidR="00865F6C">
        <w:t xml:space="preserve"> </w:t>
      </w:r>
      <w:r w:rsidR="00865F6C" w:rsidRPr="00865F6C">
        <w:rPr>
          <w:b/>
          <w:bCs/>
        </w:rPr>
        <w:t>.csv</w:t>
      </w:r>
      <w:r w:rsidR="00865F6C">
        <w:t xml:space="preserve"> </w:t>
      </w:r>
      <w:r w:rsidR="005937A5">
        <w:t>file</w:t>
      </w:r>
      <w:r w:rsidR="00F132A8">
        <w:t>.</w:t>
      </w:r>
      <w:r w:rsidR="005937A5">
        <w:t xml:space="preserve"> This is done using an export </w:t>
      </w:r>
      <w:r w:rsidR="009915B5">
        <w:t>utility.</w:t>
      </w:r>
    </w:p>
    <w:p w14:paraId="2B2C0D1D" w14:textId="77777777" w:rsidR="00F132A8" w:rsidRPr="00F132A8" w:rsidRDefault="00F132A8" w:rsidP="0064671F">
      <w:pPr>
        <w:pStyle w:val="BodyText2"/>
        <w:rPr>
          <w:u w:val="single"/>
        </w:rPr>
      </w:pPr>
      <w:r w:rsidRPr="00F132A8">
        <w:rPr>
          <w:u w:val="single"/>
        </w:rPr>
        <w:t>To export the uploaded stock:</w:t>
      </w:r>
    </w:p>
    <w:p w14:paraId="53FFD678" w14:textId="77777777" w:rsidR="00DB7910" w:rsidRDefault="0064671F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0D5FAC" w:rsidRPr="000D5FAC">
        <w:rPr>
          <w:b/>
          <w:bCs/>
        </w:rPr>
        <w:t>Stock</w:t>
      </w:r>
      <w:r w:rsidRPr="00D60A13">
        <w:rPr>
          <w:b/>
          <w:bCs/>
        </w:rPr>
        <w:t xml:space="preserve"> </w:t>
      </w:r>
      <w:r w:rsidR="000D5FAC">
        <w:rPr>
          <w:b/>
          <w:bCs/>
        </w:rPr>
        <w:t xml:space="preserve">Management </w:t>
      </w:r>
      <w:r>
        <w:t>page).</w:t>
      </w:r>
      <w:r w:rsidR="002151B2">
        <w:t xml:space="preserve"> </w:t>
      </w:r>
    </w:p>
    <w:p w14:paraId="18D397A2" w14:textId="4C5E3B68" w:rsidR="00DB7910" w:rsidRDefault="00A400B2" w:rsidP="000F2A8D">
      <w:pPr>
        <w:pStyle w:val="BodyText2"/>
        <w:ind w:left="720"/>
        <w:jc w:val="center"/>
        <w:rPr>
          <w:ins w:id="353" w:author="gaurav" w:date="2021-06-04T05:30:00Z"/>
        </w:rPr>
      </w:pPr>
      <w:del w:id="354" w:author="gaurav" w:date="2021-06-04T05:30:00Z">
        <w:r w:rsidDel="00F76A5C">
          <w:rPr>
            <w:noProof/>
          </w:rPr>
          <mc:AlternateContent>
            <mc:Choice Requires="wps">
              <w:drawing>
                <wp:anchor distT="0" distB="0" distL="114300" distR="114300" simplePos="0" relativeHeight="251677696" behindDoc="0" locked="0" layoutInCell="1" allowOverlap="1" wp14:anchorId="010EBA81" wp14:editId="19C23D0D">
                  <wp:simplePos x="0" y="0"/>
                  <wp:positionH relativeFrom="column">
                    <wp:posOffset>463969</wp:posOffset>
                  </wp:positionH>
                  <wp:positionV relativeFrom="paragraph">
                    <wp:posOffset>3945</wp:posOffset>
                  </wp:positionV>
                  <wp:extent cx="5257800" cy="1410511"/>
                  <wp:effectExtent l="0" t="0" r="19050" b="18415"/>
                  <wp:wrapNone/>
                  <wp:docPr id="273" name="Rectangle 27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5257800" cy="141051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675A0AF" id="Rectangle 273" o:spid="_x0000_s1026" style="position:absolute;margin-left:36.55pt;margin-top:.3pt;width:414pt;height:111.0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" filled="f" strokecolor="black [3213]" strokeweight="1pt"/>
              </w:pict>
            </mc:Fallback>
          </mc:AlternateContent>
        </w:r>
        <w:r w:rsidR="00BE2574" w:rsidDel="00F76A5C">
          <w:rPr>
            <w:noProof/>
          </w:rPr>
          <w:drawing>
            <wp:inline distT="0" distB="0" distL="0" distR="0" wp14:anchorId="5FC5448F" wp14:editId="6B0FA299">
              <wp:extent cx="5278755" cy="1431290"/>
              <wp:effectExtent l="0" t="0" r="0" b="0"/>
              <wp:docPr id="134" name="Picture 1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14312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D102F90" w14:textId="5619E630" w:rsidR="00F76A5C" w:rsidRDefault="00F76A5C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116AA0C" wp14:editId="23676A3F">
                <wp:simplePos x="0" y="0"/>
                <wp:positionH relativeFrom="column">
                  <wp:posOffset>582198</wp:posOffset>
                </wp:positionH>
                <wp:positionV relativeFrom="paragraph">
                  <wp:posOffset>998757</wp:posOffset>
                </wp:positionV>
                <wp:extent cx="457200" cy="204568"/>
                <wp:effectExtent l="0" t="0" r="19050" b="2413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0456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869054" id="Rectangle 468" o:spid="_x0000_s1026" style="position:absolute;margin-left:45.85pt;margin-top:78.65pt;width:36pt;height:16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" filled="f" strokecolor="#ffc000 [3207]" strokeweight="2pt"/>
            </w:pict>
          </mc:Fallback>
        </mc:AlternateContent>
      </w:r>
      <w:ins w:id="355" w:author="gaurav" w:date="2021-06-04T05:30:00Z">
        <w:r>
          <w:rPr>
            <w:noProof/>
          </w:rPr>
          <w:drawing>
            <wp:inline distT="0" distB="0" distL="0" distR="0" wp14:anchorId="309AF984" wp14:editId="6A031A3B">
              <wp:extent cx="5278755" cy="2317115"/>
              <wp:effectExtent l="0" t="0" r="0" b="6985"/>
              <wp:docPr id="480" name="Picture 48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3171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86CD3C2" w14:textId="03D6E582" w:rsidR="00DB7910" w:rsidRDefault="000F2A8D" w:rsidP="007E53B8">
      <w:pPr>
        <w:pStyle w:val="FigureCaption"/>
      </w:pPr>
      <w:r>
        <w:t xml:space="preserve">                             </w:t>
      </w:r>
      <w:bookmarkStart w:id="356" w:name="_Toc34858825"/>
      <w:r w:rsidR="00DB7910">
        <w:t xml:space="preserve">Figure </w:t>
      </w:r>
      <w:r w:rsidR="001D383C">
        <w:t>2</w:t>
      </w:r>
      <w:r w:rsidR="00250AC9">
        <w:t>5</w:t>
      </w:r>
      <w:r w:rsidR="00DB7910">
        <w:t>: Stock Management</w:t>
      </w:r>
      <w:bookmarkEnd w:id="356"/>
    </w:p>
    <w:p w14:paraId="52046BE7" w14:textId="77777777" w:rsidR="0064671F" w:rsidRDefault="002151B2" w:rsidP="00DB7910">
      <w:pPr>
        <w:pStyle w:val="BodyText2"/>
        <w:ind w:left="360"/>
      </w:pPr>
      <w:r>
        <w:lastRenderedPageBreak/>
        <w:t xml:space="preserve">The following page appears. </w:t>
      </w:r>
    </w:p>
    <w:p w14:paraId="0EAC6020" w14:textId="77777777" w:rsidR="002151B2" w:rsidRDefault="002151B2" w:rsidP="00F132A8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4215CB45" wp14:editId="5923E6B0">
            <wp:extent cx="3315821" cy="2444845"/>
            <wp:effectExtent l="19050" t="19050" r="18415" b="12700"/>
            <wp:docPr id="452" name="Picture 4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Exportstockdump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047" cy="2453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071FD" w14:textId="43C1DF31" w:rsidR="009F4201" w:rsidRDefault="009F4201" w:rsidP="007E53B8">
      <w:pPr>
        <w:pStyle w:val="FigureCaption"/>
      </w:pPr>
      <w:bookmarkStart w:id="357" w:name="_Toc34858826"/>
      <w:r>
        <w:t xml:space="preserve">Figure </w:t>
      </w:r>
      <w:r w:rsidR="001D383C">
        <w:t>2</w:t>
      </w:r>
      <w:r w:rsidR="00250AC9">
        <w:t>6</w:t>
      </w:r>
      <w:r>
        <w:t xml:space="preserve">: Open or Save </w:t>
      </w:r>
      <w:r w:rsidR="000F5679">
        <w:t xml:space="preserve">Exported </w:t>
      </w:r>
      <w:r w:rsidR="00346DCC">
        <w:t xml:space="preserve">Stock </w:t>
      </w:r>
      <w:r w:rsidR="000F5679">
        <w:t>File</w:t>
      </w:r>
      <w:bookmarkEnd w:id="357"/>
    </w:p>
    <w:p w14:paraId="74519986" w14:textId="77777777" w:rsidR="002151B2" w:rsidRDefault="002151B2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6C5568">
        <w:rPr>
          <w:b/>
          <w:bCs/>
          <w:u w:val="single"/>
        </w:rPr>
        <w:t>O</w:t>
      </w:r>
      <w:r w:rsidRPr="006C5568">
        <w:rPr>
          <w:b/>
          <w:bCs/>
        </w:rPr>
        <w:t>pen with</w:t>
      </w:r>
      <w:r>
        <w:t xml:space="preserve"> to view the file. The file opens as an Excel file.</w:t>
      </w:r>
    </w:p>
    <w:p w14:paraId="797BA6BB" w14:textId="2CBB2B52" w:rsidR="0036447D" w:rsidRDefault="0036447D" w:rsidP="00DB7910">
      <w:pPr>
        <w:pStyle w:val="BodyText2"/>
        <w:tabs>
          <w:tab w:val="left" w:pos="709"/>
        </w:tabs>
        <w:ind w:left="567"/>
        <w:jc w:val="center"/>
      </w:pPr>
      <w:del w:id="358" w:author="gaurav" w:date="2021-06-04T05:32:00Z">
        <w:r w:rsidDel="00F76A5C">
          <w:rPr>
            <w:noProof/>
          </w:rPr>
          <w:drawing>
            <wp:inline distT="0" distB="0" distL="0" distR="0" wp14:anchorId="5155D8DC" wp14:editId="1980A7D8">
              <wp:extent cx="4781550" cy="798195"/>
              <wp:effectExtent l="19050" t="19050" r="19050" b="20955"/>
              <wp:docPr id="48" name="Picture 48" descr="A screenshot of a video gam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8" name="Stock.PNG"/>
                      <pic:cNvPicPr/>
                    </pic:nvPicPr>
                    <pic:blipFill rotWithShape="1">
                      <a:blip r:embed="rId77"/>
                      <a:srcRect r="9419"/>
                      <a:stretch/>
                    </pic:blipFill>
                    <pic:spPr bwMode="auto">
                      <a:xfrm>
                        <a:off x="0" y="0"/>
                        <a:ext cx="4781550" cy="798195"/>
                      </a:xfrm>
                      <a:prstGeom prst="rect">
                        <a:avLst/>
                      </a:prstGeom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  <a:extLst>
                          <a:ext uri="{C807C97D-BFC1-408E-A445-0C87EB9F89A2}">
                            <ask:lineSketchStyleProps xmlns:ask="http://schemas.microsoft.com/office/drawing/2018/sketchyshapes" sd="0"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/>
                              </a:custGeom>
                              <ask:type/>
                            </ask:lineSketchStyleProps>
                          </a:ext>
                        </a:extLst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ins w:id="359" w:author="gaurav" w:date="2021-06-04T05:32:00Z">
        <w:r w:rsidR="00F76A5C">
          <w:rPr>
            <w:noProof/>
          </w:rPr>
          <w:drawing>
            <wp:inline distT="0" distB="0" distL="0" distR="0" wp14:anchorId="2379BF09" wp14:editId="36CDE77B">
              <wp:extent cx="4766310" cy="539528"/>
              <wp:effectExtent l="0" t="0" r="0" b="0"/>
              <wp:docPr id="481" name="Picture 48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02982" cy="54367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7B85A48" w14:textId="2482C170" w:rsidR="0064671F" w:rsidRDefault="0064671F" w:rsidP="007E53B8">
      <w:pPr>
        <w:pStyle w:val="FigureCaption"/>
      </w:pPr>
      <w:bookmarkStart w:id="360" w:name="_Toc34858827"/>
      <w:r>
        <w:t xml:space="preserve">Figure </w:t>
      </w:r>
      <w:r w:rsidR="001D383C">
        <w:t>2</w:t>
      </w:r>
      <w:r w:rsidR="00250AC9">
        <w:t>7</w:t>
      </w:r>
      <w:r>
        <w:t>: Export</w:t>
      </w:r>
      <w:r w:rsidR="000F5679">
        <w:t>ed Stock</w:t>
      </w:r>
      <w:bookmarkEnd w:id="360"/>
      <w:r w:rsidR="000F5679">
        <w:t xml:space="preserve"> </w:t>
      </w:r>
    </w:p>
    <w:p w14:paraId="166C49DC" w14:textId="77777777" w:rsidR="000B0CE4" w:rsidRDefault="006D43DC" w:rsidP="000B0CE4">
      <w:pPr>
        <w:pStyle w:val="BodyText2"/>
      </w:pPr>
      <w:r>
        <w:t>Filtered stock can also be exported</w:t>
      </w:r>
      <w:r w:rsidR="00865F6C">
        <w:t>. To do this, filter stock based on specific filter</w:t>
      </w:r>
      <w:r>
        <w:t xml:space="preserve"> values</w:t>
      </w:r>
      <w:r w:rsidR="00865F6C">
        <w:t xml:space="preserve">. Refer to </w:t>
      </w:r>
      <w:r w:rsidR="00865F6C" w:rsidRPr="00865F6C">
        <w:rPr>
          <w:i/>
          <w:iCs/>
        </w:rPr>
        <w:t>Filter Stock</w:t>
      </w:r>
      <w:r w:rsidR="00865F6C">
        <w:t xml:space="preserve"> for information and then export the filtered data.</w:t>
      </w:r>
    </w:p>
    <w:p w14:paraId="481352CD" w14:textId="77777777" w:rsidR="008C008C" w:rsidRDefault="000B0CE4" w:rsidP="000B0CE4">
      <w:pPr>
        <w:pStyle w:val="Heading2"/>
      </w:pPr>
      <w:bookmarkStart w:id="361" w:name="_Toc34858798"/>
      <w:r>
        <w:t>Grievance Management</w:t>
      </w:r>
      <w:bookmarkEnd w:id="361"/>
    </w:p>
    <w:p w14:paraId="285C60BC" w14:textId="77777777" w:rsidR="00CC4FBE" w:rsidRDefault="00BC7BD5" w:rsidP="000B0CE4">
      <w:pPr>
        <w:pStyle w:val="BodyText2"/>
      </w:pPr>
      <w:r>
        <w:t>Manufacturer</w:t>
      </w:r>
      <w:r w:rsidR="006D43DC">
        <w:t>s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the registration feature is not working or there </w:t>
      </w:r>
      <w:r w:rsidR="00C54724">
        <w:t>could be</w:t>
      </w:r>
      <w:r w:rsidR="000B0CE4">
        <w:t xml:space="preserve"> a problem in </w:t>
      </w:r>
      <w:r w:rsidR="00094343">
        <w:t>stock</w:t>
      </w:r>
      <w:r w:rsidR="000B0CE4">
        <w:t xml:space="preserve"> upload. </w:t>
      </w:r>
    </w:p>
    <w:p w14:paraId="7AF7D31A" w14:textId="77777777" w:rsidR="000B0CE4" w:rsidRDefault="00687E23" w:rsidP="000B0CE4">
      <w:pPr>
        <w:pStyle w:val="BodyText2"/>
      </w:pPr>
      <w:r>
        <w:t xml:space="preserve">When </w:t>
      </w:r>
      <w:r w:rsidR="005132E3">
        <w:t xml:space="preserve">a </w:t>
      </w:r>
      <w:r w:rsidR="00BC7BD5">
        <w:t>Manufacturer</w:t>
      </w:r>
      <w:r w:rsidR="005132E3">
        <w:t xml:space="preserve">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106A7F3D" w14:textId="429C04D3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</w:t>
      </w:r>
      <w:del w:id="362" w:author="gaurav" w:date="2021-06-04T06:18:00Z">
        <w:r w:rsidR="00CF6643" w:rsidDel="009F5759">
          <w:delText>administrator</w:delText>
        </w:r>
      </w:del>
      <w:ins w:id="363" w:author="gaurav" w:date="2021-06-04T06:18:00Z">
        <w:r w:rsidR="009F5759">
          <w:t>Admin</w:t>
        </w:r>
      </w:ins>
      <w:r w:rsidR="00CF6643">
        <w:t>.</w:t>
      </w:r>
      <w:r w:rsidR="00687E23">
        <w:t xml:space="preserve"> The notification appears on the CEIR </w:t>
      </w:r>
      <w:del w:id="364" w:author="gaurav" w:date="2021-06-04T06:18:00Z">
        <w:r w:rsidR="00687E23" w:rsidDel="009F5759">
          <w:delText>administrator</w:delText>
        </w:r>
      </w:del>
      <w:ins w:id="365" w:author="gaurav" w:date="2021-06-04T06:18:00Z">
        <w:r w:rsidR="009F5759">
          <w:t>Admin</w:t>
        </w:r>
      </w:ins>
      <w:r w:rsidR="00687E23">
        <w:t xml:space="preserve"> portal. A mail is also sent to the registered mail of the CEIR </w:t>
      </w:r>
      <w:del w:id="366" w:author="gaurav" w:date="2021-06-04T06:18:00Z">
        <w:r w:rsidR="00687E23" w:rsidDel="009F5759">
          <w:delText>administrator</w:delText>
        </w:r>
      </w:del>
      <w:ins w:id="367" w:author="gaurav" w:date="2021-06-04T06:18:00Z">
        <w:r w:rsidR="009F5759">
          <w:t>Admin</w:t>
        </w:r>
      </w:ins>
      <w:r w:rsidR="00687E23">
        <w:t>.</w:t>
      </w:r>
    </w:p>
    <w:p w14:paraId="60A00520" w14:textId="0AD277BA" w:rsidR="00CF6643" w:rsidRDefault="00CF6643" w:rsidP="00DC39E0">
      <w:pPr>
        <w:pStyle w:val="BodyText2"/>
        <w:numPr>
          <w:ilvl w:val="0"/>
          <w:numId w:val="41"/>
        </w:numPr>
      </w:pPr>
      <w:r>
        <w:lastRenderedPageBreak/>
        <w:t xml:space="preserve">The CEIR </w:t>
      </w:r>
      <w:del w:id="368" w:author="gaurav" w:date="2021-06-04T06:18:00Z">
        <w:r w:rsidDel="009F5759">
          <w:delText>administrator</w:delText>
        </w:r>
      </w:del>
      <w:ins w:id="369" w:author="gaurav" w:date="2021-06-04T06:18:00Z">
        <w:r w:rsidR="009F5759">
          <w:t>Admin</w:t>
        </w:r>
      </w:ins>
      <w:r>
        <w:t xml:space="preserve"> 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BC7BD5">
        <w:t>Manufacturer</w:t>
      </w:r>
      <w:r w:rsidR="00591A26">
        <w:t xml:space="preserve"> </w:t>
      </w:r>
      <w:r w:rsidR="007379C0">
        <w:t>portal</w:t>
      </w:r>
      <w:r w:rsidR="00591A26">
        <w:t>,</w:t>
      </w:r>
      <w:r w:rsidR="007379C0">
        <w:t xml:space="preserve"> and the </w:t>
      </w:r>
      <w:r w:rsidR="00BC7BD5">
        <w:t>Manufacturer</w:t>
      </w:r>
      <w:r w:rsidR="00591A26">
        <w:t xml:space="preserve">’s </w:t>
      </w:r>
      <w:r w:rsidR="007379C0">
        <w:t>registered mail ID</w:t>
      </w:r>
      <w:r>
        <w:t>.</w:t>
      </w:r>
      <w:r w:rsidR="00591A26">
        <w:t xml:space="preserve"> </w:t>
      </w:r>
    </w:p>
    <w:p w14:paraId="75F17EC7" w14:textId="27F4FCD4"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 xml:space="preserve">The </w:t>
      </w:r>
      <w:del w:id="370" w:author="gaurav" w:date="2021-06-04T06:18:00Z">
        <w:r w:rsidR="00C54724" w:rsidDel="009F5759">
          <w:delText>administrator</w:delText>
        </w:r>
      </w:del>
      <w:ins w:id="371" w:author="gaurav" w:date="2021-06-04T06:18:00Z">
        <w:r w:rsidR="009F5759">
          <w:t>Admin</w:t>
        </w:r>
      </w:ins>
      <w:r w:rsidR="00C54724">
        <w:t xml:space="preserve"> closes the grievance.</w:t>
      </w:r>
    </w:p>
    <w:p w14:paraId="4C99968C" w14:textId="77777777" w:rsidR="00CF6643" w:rsidRPr="00CF6643" w:rsidRDefault="00C54724" w:rsidP="00CF6643">
      <w:pPr>
        <w:pStyle w:val="BodyText2"/>
      </w:pPr>
      <w:r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BC7BD5">
        <w:t>Manufacturer</w:t>
      </w:r>
      <w:r w:rsidR="00CF6643" w:rsidRPr="00CF6643">
        <w:t xml:space="preserve"> for a specified period</w:t>
      </w:r>
      <w:r w:rsidR="00BC73C2">
        <w:t>.</w:t>
      </w:r>
    </w:p>
    <w:p w14:paraId="3B31553F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6EA02A4D" w14:textId="2CC4E906" w:rsidR="006C5568" w:rsidRDefault="00F33252" w:rsidP="00DC39E0">
      <w:pPr>
        <w:pStyle w:val="BodyText2"/>
        <w:numPr>
          <w:ilvl w:val="0"/>
          <w:numId w:val="44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DBA231" wp14:editId="780B53AC">
                <wp:simplePos x="0" y="0"/>
                <wp:positionH relativeFrom="column">
                  <wp:posOffset>220777</wp:posOffset>
                </wp:positionH>
                <wp:positionV relativeFrom="paragraph">
                  <wp:posOffset>285034</wp:posOffset>
                </wp:positionV>
                <wp:extent cx="5383530" cy="2363821"/>
                <wp:effectExtent l="0" t="0" r="26670" b="17780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530" cy="23638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CD1BE" id="Rectangle 276" o:spid="_x0000_s1026" style="position:absolute;margin-left:17.4pt;margin-top:22.45pt;width:423.9pt;height:186.1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" filled="f" strokecolor="black [3213]" strokeweight="1pt"/>
            </w:pict>
          </mc:Fallback>
        </mc:AlternateContent>
      </w:r>
      <w:r w:rsidR="00457F9E">
        <w:t xml:space="preserve">Select </w:t>
      </w:r>
      <w:r w:rsidR="00457F9E" w:rsidRPr="006C5568">
        <w:rPr>
          <w:b/>
          <w:bCs/>
        </w:rPr>
        <w:t>Grievance Management</w:t>
      </w:r>
      <w:r w:rsidR="00457F9E">
        <w:t xml:space="preserve"> in the left panel.</w:t>
      </w:r>
      <w:r w:rsidR="006C5568">
        <w:t xml:space="preserve"> </w:t>
      </w:r>
    </w:p>
    <w:p w14:paraId="1183B2B4" w14:textId="11126DE3" w:rsidR="006C5568" w:rsidRDefault="00941A7E" w:rsidP="000F2A8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65D494A" wp14:editId="2B4DF6B7">
                <wp:simplePos x="0" y="0"/>
                <wp:positionH relativeFrom="column">
                  <wp:posOffset>249465</wp:posOffset>
                </wp:positionH>
                <wp:positionV relativeFrom="paragraph">
                  <wp:posOffset>3302363</wp:posOffset>
                </wp:positionV>
                <wp:extent cx="753893" cy="145915"/>
                <wp:effectExtent l="0" t="0" r="27305" b="26035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893" cy="1459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CF5C8" id="Rectangle 259" o:spid="_x0000_s1026" style="position:absolute;margin-left:19.65pt;margin-top:260.05pt;width:59.35pt;height:11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" filled="f" strokecolor="#ffc000 [3207]" strokeweight="2pt"/>
            </w:pict>
          </mc:Fallback>
        </mc:AlternateContent>
      </w:r>
      <w:del w:id="372" w:author="gaurav" w:date="2021-06-04T05:14:00Z">
        <w:r w:rsidR="00F33252" w:rsidDel="00C77B45">
          <w:rPr>
            <w:noProof/>
          </w:rPr>
          <w:drawing>
            <wp:inline distT="0" distB="0" distL="0" distR="0" wp14:anchorId="44A0AE64" wp14:editId="52DC60D4">
              <wp:extent cx="5373039" cy="2349229"/>
              <wp:effectExtent l="0" t="0" r="0" b="0"/>
              <wp:docPr id="135" name="Picture 1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79"/>
                      <a:srcRect b="18851"/>
                      <a:stretch/>
                    </pic:blipFill>
                    <pic:spPr bwMode="auto">
                      <a:xfrm>
                        <a:off x="0" y="0"/>
                        <a:ext cx="5381233" cy="2352812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ins w:id="373" w:author="gaurav" w:date="2021-06-04T05:14:00Z">
        <w:r w:rsidR="00C77B45">
          <w:rPr>
            <w:noProof/>
          </w:rPr>
          <w:drawing>
            <wp:inline distT="0" distB="0" distL="0" distR="0" wp14:anchorId="0B0E6001" wp14:editId="19C022EC">
              <wp:extent cx="5278755" cy="2407920"/>
              <wp:effectExtent l="0" t="0" r="0" b="0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4079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46B5812" w14:textId="07CAACC3" w:rsidR="00045C43" w:rsidRDefault="00045C43" w:rsidP="007E53B8">
      <w:pPr>
        <w:pStyle w:val="FigureCaption"/>
      </w:pPr>
      <w:bookmarkStart w:id="374" w:name="_Toc34858828"/>
      <w:r>
        <w:t xml:space="preserve">Figure </w:t>
      </w:r>
      <w:r w:rsidR="001D383C">
        <w:t>2</w:t>
      </w:r>
      <w:r w:rsidR="00250AC9">
        <w:t>8</w:t>
      </w:r>
      <w:r>
        <w:t xml:space="preserve">: </w:t>
      </w:r>
      <w:r w:rsidR="006659F6">
        <w:t>Home Page</w:t>
      </w:r>
      <w:bookmarkEnd w:id="374"/>
    </w:p>
    <w:p w14:paraId="251E5241" w14:textId="0B98F40D" w:rsidR="00457F9E" w:rsidRDefault="003A2390" w:rsidP="003A2390">
      <w:pPr>
        <w:pStyle w:val="BodyText2"/>
        <w:numPr>
          <w:ilvl w:val="0"/>
          <w:numId w:val="44"/>
        </w:numPr>
        <w:ind w:left="360"/>
      </w:pPr>
      <w:r>
        <w:t xml:space="preserve">The </w:t>
      </w:r>
      <w:r w:rsidRPr="003A2390">
        <w:rPr>
          <w:b/>
          <w:bCs/>
        </w:rPr>
        <w:t>Grievance Management</w:t>
      </w:r>
      <w:r>
        <w:t xml:space="preserve"> page appears. </w:t>
      </w:r>
      <w:r w:rsidR="00457F9E">
        <w:t xml:space="preserve">Click </w:t>
      </w:r>
      <w:r w:rsidR="00457F9E" w:rsidRPr="005E388D">
        <w:rPr>
          <w:b/>
          <w:bCs/>
        </w:rPr>
        <w:t>Report Grievance</w:t>
      </w:r>
      <w:r w:rsidR="00457F9E">
        <w:t>.</w:t>
      </w:r>
    </w:p>
    <w:p w14:paraId="1746456F" w14:textId="0FD5FE51" w:rsidR="003A2390" w:rsidRDefault="0073779A" w:rsidP="003A2390">
      <w:pPr>
        <w:pStyle w:val="BodyText2"/>
        <w:jc w:val="center"/>
        <w:rPr>
          <w:ins w:id="375" w:author="gaurav" w:date="2021-06-04T05:37:00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08AE23" wp14:editId="19682915">
                <wp:simplePos x="0" y="0"/>
                <wp:positionH relativeFrom="margin">
                  <wp:align>left</wp:align>
                </wp:positionH>
                <wp:positionV relativeFrom="paragraph">
                  <wp:posOffset>9035</wp:posOffset>
                </wp:positionV>
                <wp:extent cx="5285105" cy="1551562"/>
                <wp:effectExtent l="0" t="0" r="10795" b="10795"/>
                <wp:wrapNone/>
                <wp:docPr id="453" name="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105" cy="15515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626FF" id="Rectangle 453" o:spid="_x0000_s1026" style="position:absolute;margin-left:0;margin-top:.7pt;width:416.15pt;height:122.15pt;z-index:251681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del w:id="376" w:author="gaurav" w:date="2021-06-04T05:37:00Z">
        <w:r w:rsidR="00B30A48" w:rsidDel="005B3635">
          <w:rPr>
            <w:noProof/>
          </w:rPr>
          <w:drawing>
            <wp:inline distT="0" distB="0" distL="0" distR="0" wp14:anchorId="6486E1A9" wp14:editId="1D16D42A">
              <wp:extent cx="5278755" cy="1537335"/>
              <wp:effectExtent l="0" t="0" r="0" b="5715"/>
              <wp:docPr id="136" name="Picture 1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15373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F8A1F9A" w14:textId="5DFB05E2" w:rsidR="005B3635" w:rsidRDefault="005B3635" w:rsidP="003A2390">
      <w:pPr>
        <w:pStyle w:val="BodyText2"/>
        <w:jc w:val="center"/>
      </w:pPr>
      <w:ins w:id="377" w:author="gaurav" w:date="2021-06-04T05:37:00Z">
        <w:r>
          <w:rPr>
            <w:noProof/>
          </w:rPr>
          <w:drawing>
            <wp:inline distT="0" distB="0" distL="0" distR="0" wp14:anchorId="021D91DC" wp14:editId="0CA9781F">
              <wp:extent cx="5278755" cy="2081530"/>
              <wp:effectExtent l="0" t="0" r="0" b="0"/>
              <wp:docPr id="484" name="Picture 48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081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DE2612D" w14:textId="0FF20D26" w:rsidR="003A2390" w:rsidRDefault="003A2390" w:rsidP="003A2390">
      <w:pPr>
        <w:pStyle w:val="FigureCaption"/>
      </w:pPr>
      <w:bookmarkStart w:id="378" w:name="_Toc34858829"/>
      <w:r>
        <w:t xml:space="preserve">Figure </w:t>
      </w:r>
      <w:r w:rsidR="00250AC9">
        <w:t>29</w:t>
      </w:r>
      <w:r w:rsidR="00A14FF0">
        <w:t>:</w:t>
      </w:r>
      <w:r>
        <w:t xml:space="preserve"> Grievance Management</w:t>
      </w:r>
      <w:bookmarkEnd w:id="378"/>
    </w:p>
    <w:p w14:paraId="70B701D7" w14:textId="26AC1335" w:rsidR="003A2390" w:rsidRDefault="003A2390" w:rsidP="003A2390">
      <w:pPr>
        <w:pStyle w:val="BodyText2"/>
      </w:pPr>
      <w:r>
        <w:t xml:space="preserve">The </w:t>
      </w:r>
      <w:del w:id="379" w:author="gaurav" w:date="2021-06-04T05:38:00Z">
        <w:r w:rsidRPr="003A2390" w:rsidDel="005B3635">
          <w:rPr>
            <w:b/>
            <w:bCs/>
          </w:rPr>
          <w:delText xml:space="preserve">Report </w:delText>
        </w:r>
      </w:del>
      <w:ins w:id="380" w:author="gaurav" w:date="2021-06-04T05:38:00Z">
        <w:r w:rsidR="005B3635">
          <w:rPr>
            <w:b/>
            <w:bCs/>
          </w:rPr>
          <w:t xml:space="preserve">Create </w:t>
        </w:r>
      </w:ins>
      <w:r w:rsidRPr="003A2390">
        <w:rPr>
          <w:b/>
          <w:bCs/>
        </w:rPr>
        <w:t>Grievance</w:t>
      </w:r>
      <w:r>
        <w:t xml:space="preserve"> page appears.</w:t>
      </w:r>
    </w:p>
    <w:p w14:paraId="37CE971B" w14:textId="7B9B6397" w:rsidR="00457F9E" w:rsidRDefault="000F16DA" w:rsidP="009E7898">
      <w:pPr>
        <w:pStyle w:val="BodyText2"/>
        <w:jc w:val="center"/>
        <w:rPr>
          <w:ins w:id="381" w:author="gaurav" w:date="2021-06-04T05:38:00Z"/>
        </w:rPr>
      </w:pPr>
      <w:del w:id="382" w:author="gaurav" w:date="2021-06-04T05:38:00Z">
        <w:r w:rsidDel="005B3635">
          <w:rPr>
            <w:noProof/>
          </w:rPr>
          <w:drawing>
            <wp:inline distT="0" distB="0" distL="0" distR="0" wp14:anchorId="076F0082" wp14:editId="196CBD00">
              <wp:extent cx="4721335" cy="1803229"/>
              <wp:effectExtent l="19050" t="19050" r="22225" b="26035"/>
              <wp:docPr id="194" name="Picture 194" descr="A screenshot of a cell phon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4" name="Report grievance.png"/>
                      <pic:cNvPicPr/>
                    </pic:nvPicPr>
                    <pic:blipFill>
                      <a:blip r:embed="rId8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36640" cy="1809075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14:paraId="134899B6" w14:textId="31ED589A" w:rsidR="005B3635" w:rsidRDefault="005B3635" w:rsidP="009E7898">
      <w:pPr>
        <w:pStyle w:val="BodyText2"/>
        <w:jc w:val="center"/>
      </w:pPr>
      <w:ins w:id="383" w:author="gaurav" w:date="2021-06-04T05:38:00Z">
        <w:r>
          <w:rPr>
            <w:noProof/>
          </w:rPr>
          <w:lastRenderedPageBreak/>
          <w:drawing>
            <wp:inline distT="0" distB="0" distL="0" distR="0" wp14:anchorId="796CD080" wp14:editId="22ECA60A">
              <wp:extent cx="5278755" cy="2613660"/>
              <wp:effectExtent l="0" t="0" r="0" b="0"/>
              <wp:docPr id="485" name="Picture 48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6136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B87C658" w14:textId="1BB6C695" w:rsidR="006C5568" w:rsidRDefault="00045C43" w:rsidP="005B3635">
      <w:pPr>
        <w:pStyle w:val="FigureCaption"/>
      </w:pPr>
      <w:bookmarkStart w:id="384" w:name="_Toc34858830"/>
      <w:r>
        <w:t xml:space="preserve">Figure </w:t>
      </w:r>
      <w:r w:rsidR="001D383C">
        <w:t>3</w:t>
      </w:r>
      <w:r w:rsidR="00250AC9">
        <w:t>0:</w:t>
      </w:r>
      <w:r>
        <w:t xml:space="preserve"> </w:t>
      </w:r>
      <w:ins w:id="385" w:author="gaurav" w:date="2021-06-04T05:38:00Z">
        <w:r w:rsidR="005B3635">
          <w:t xml:space="preserve">Create </w:t>
        </w:r>
      </w:ins>
      <w:del w:id="386" w:author="gaurav" w:date="2021-06-04T05:38:00Z">
        <w:r w:rsidDel="005B3635">
          <w:delText>Report</w:delText>
        </w:r>
      </w:del>
      <w:r>
        <w:t xml:space="preserve"> Grievance</w:t>
      </w:r>
      <w:bookmarkEnd w:id="384"/>
    </w:p>
    <w:p w14:paraId="72D0E825" w14:textId="77777777"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14:paraId="5366CCE6" w14:textId="77777777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 xml:space="preserve">: Enter the transaction ID of the </w:t>
      </w:r>
      <w:r w:rsidR="00924378">
        <w:t>stock upload</w:t>
      </w:r>
      <w:r>
        <w:t xml:space="preserve"> if the grievance is related to a </w:t>
      </w:r>
      <w:r w:rsidR="00924378">
        <w:t>stock upload</w:t>
      </w:r>
      <w:r>
        <w:t>.</w:t>
      </w:r>
      <w:r w:rsidR="00CC4FBE">
        <w:t xml:space="preserve"> </w:t>
      </w:r>
    </w:p>
    <w:p w14:paraId="29CF7E54" w14:textId="77777777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3EF97D77" w14:textId="77777777" w:rsidR="00457F9E" w:rsidRPr="005A0E51" w:rsidRDefault="00457F9E" w:rsidP="00DC39E0">
      <w:pPr>
        <w:pStyle w:val="BodyText2"/>
        <w:numPr>
          <w:ilvl w:val="0"/>
          <w:numId w:val="42"/>
        </w:numPr>
      </w:pPr>
      <w:r>
        <w:t>Stock Related</w:t>
      </w:r>
      <w:r w:rsidR="005E388D">
        <w:t xml:space="preserve">: Problem with uploading </w:t>
      </w:r>
      <w:r w:rsidR="005E388D" w:rsidRPr="005A0E51">
        <w:t>stock</w:t>
      </w:r>
      <w:r w:rsidR="00CC4FBE" w:rsidRPr="005A0E51">
        <w:t xml:space="preserve"> etc</w:t>
      </w:r>
      <w:r w:rsidR="005A0E51" w:rsidRPr="005A0E51">
        <w:t>.</w:t>
      </w:r>
    </w:p>
    <w:p w14:paraId="044F1467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68CE628C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50A7785D" w14:textId="572C540C" w:rsidR="00457F9E" w:rsidRPr="003A2390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</w:t>
      </w:r>
      <w:del w:id="387" w:author="gaurav" w:date="2021-06-04T06:18:00Z">
        <w:r w:rsidR="00C54724" w:rsidRPr="003A2390" w:rsidDel="009F5759">
          <w:delText>administrator</w:delText>
        </w:r>
      </w:del>
      <w:ins w:id="388" w:author="gaurav" w:date="2021-06-04T06:18:00Z">
        <w:r w:rsidR="009F5759">
          <w:t>Admin</w:t>
        </w:r>
      </w:ins>
      <w:r w:rsidR="00C54724" w:rsidRPr="003A2390">
        <w:t xml:space="preserve"> to understand the problem in detail.</w:t>
      </w:r>
    </w:p>
    <w:p w14:paraId="43C16A04" w14:textId="77777777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6E0CFA4F" w14:textId="77777777" w:rsidR="00457F9E" w:rsidRDefault="00457F9E" w:rsidP="003A2390">
      <w:pPr>
        <w:pStyle w:val="BodyText2"/>
        <w:numPr>
          <w:ilvl w:val="0"/>
          <w:numId w:val="42"/>
        </w:numPr>
      </w:pPr>
      <w:r>
        <w:t xml:space="preserve">Passport </w:t>
      </w:r>
    </w:p>
    <w:p w14:paraId="02EBA742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257C3A83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NID</w:t>
      </w:r>
      <w:r w:rsidR="00045C43">
        <w:t xml:space="preserve"> (National ID)</w:t>
      </w:r>
    </w:p>
    <w:p w14:paraId="29DD7B86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14:paraId="30D89C8C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00FA6AAC" w14:textId="77777777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21DB0AB9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lastRenderedPageBreak/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6B372490" w14:textId="77777777" w:rsidR="00261090" w:rsidRDefault="00261090" w:rsidP="006C5568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>.</w:t>
      </w:r>
      <w:r w:rsidR="006B304F">
        <w:t xml:space="preserve"> </w:t>
      </w:r>
    </w:p>
    <w:p w14:paraId="3D8286FC" w14:textId="77777777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53814B89" w14:textId="77777777"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  <w:r w:rsidR="003A2390">
        <w:t>The registered grievance appears on top of the dashboard.</w:t>
      </w:r>
    </w:p>
    <w:p w14:paraId="223BA661" w14:textId="04168D62" w:rsidR="00045C43" w:rsidRDefault="00C379AC" w:rsidP="009E7898">
      <w:pPr>
        <w:pStyle w:val="BodyText2"/>
        <w:jc w:val="center"/>
        <w:rPr>
          <w:ins w:id="389" w:author="gaurav" w:date="2021-06-04T05:39:00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C82D18" wp14:editId="0C5B9B22">
                <wp:simplePos x="0" y="0"/>
                <wp:positionH relativeFrom="column">
                  <wp:posOffset>-17550</wp:posOffset>
                </wp:positionH>
                <wp:positionV relativeFrom="paragraph">
                  <wp:posOffset>2918</wp:posOffset>
                </wp:positionV>
                <wp:extent cx="5298006" cy="1546698"/>
                <wp:effectExtent l="0" t="0" r="17145" b="158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8006" cy="15466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6FD88" id="Rectangle 19" o:spid="_x0000_s1026" style="position:absolute;margin-left:-1.4pt;margin-top:.25pt;width:417.15pt;height:121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" filled="f" strokecolor="black [3213]" strokeweight="1pt"/>
            </w:pict>
          </mc:Fallback>
        </mc:AlternateContent>
      </w:r>
      <w:del w:id="390" w:author="gaurav" w:date="2021-06-04T05:39:00Z">
        <w:r w:rsidR="003661B3" w:rsidDel="005B3635">
          <w:rPr>
            <w:noProof/>
          </w:rPr>
          <w:drawing>
            <wp:inline distT="0" distB="0" distL="0" distR="0" wp14:anchorId="42415270" wp14:editId="7D6C6BD4">
              <wp:extent cx="5278755" cy="1537335"/>
              <wp:effectExtent l="0" t="0" r="0" b="5715"/>
              <wp:docPr id="141" name="Picture 1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15373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788232D" w14:textId="703A8F0A" w:rsidR="005B3635" w:rsidRDefault="00803156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88CA241" wp14:editId="5223E53E">
                <wp:simplePos x="0" y="0"/>
                <wp:positionH relativeFrom="column">
                  <wp:posOffset>4500029</wp:posOffset>
                </wp:positionH>
                <wp:positionV relativeFrom="paragraph">
                  <wp:posOffset>1326886</wp:posOffset>
                </wp:positionV>
                <wp:extent cx="353683" cy="810883"/>
                <wp:effectExtent l="0" t="0" r="27940" b="2794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8108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5520E" id="Rectangle 260" o:spid="_x0000_s1026" style="position:absolute;margin-left:354.35pt;margin-top:104.5pt;width:27.85pt;height:63.8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" filled="f" strokecolor="#ffc000 [3207]" strokeweight="2pt"/>
            </w:pict>
          </mc:Fallback>
        </mc:AlternateContent>
      </w:r>
      <w:ins w:id="391" w:author="gaurav" w:date="2021-06-04T05:40:00Z">
        <w:r w:rsidR="005B3635">
          <w:rPr>
            <w:noProof/>
          </w:rPr>
          <w:drawing>
            <wp:inline distT="0" distB="0" distL="0" distR="0" wp14:anchorId="31C4F3C5" wp14:editId="7208D5D9">
              <wp:extent cx="5278755" cy="2465070"/>
              <wp:effectExtent l="0" t="0" r="0" b="0"/>
              <wp:docPr id="487" name="Picture 48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4650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56AA862" w14:textId="54E3E8DA" w:rsidR="00045C43" w:rsidRDefault="00045C43" w:rsidP="007E53B8">
      <w:pPr>
        <w:pStyle w:val="FigureCaption"/>
      </w:pPr>
      <w:bookmarkStart w:id="392" w:name="_Toc34858831"/>
      <w:r>
        <w:t xml:space="preserve">Figure </w:t>
      </w:r>
      <w:r w:rsidR="001D383C">
        <w:t>3</w:t>
      </w:r>
      <w:r w:rsidR="00250AC9">
        <w:t>1</w:t>
      </w:r>
      <w:r>
        <w:t>: Grievance Management</w:t>
      </w:r>
      <w:bookmarkEnd w:id="392"/>
    </w:p>
    <w:p w14:paraId="47CAACF0" w14:textId="77777777" w:rsidR="005E388D" w:rsidRDefault="005E388D" w:rsidP="000B0CE4">
      <w:pPr>
        <w:pStyle w:val="BodyText2"/>
      </w:pPr>
      <w:r>
        <w:t>For each grievance added,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654C5538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5595E43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1081F979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533B84F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C6E4360" w14:textId="77777777" w:rsidR="005E388D" w:rsidRPr="00B708C5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Raised 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6D1B8147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68179353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D68E175" w14:textId="494667E0" w:rsidR="005E388D" w:rsidRDefault="00DE14EC" w:rsidP="006C5568">
            <w:pPr>
              <w:pStyle w:val="ListBullet1"/>
              <w:numPr>
                <w:ilvl w:val="0"/>
                <w:numId w:val="0"/>
              </w:numPr>
            </w:pPr>
            <w:r>
              <w:t>Modified On</w:t>
            </w:r>
          </w:p>
        </w:tc>
        <w:tc>
          <w:tcPr>
            <w:tcW w:w="4979" w:type="dxa"/>
            <w:shd w:val="clear" w:color="auto" w:fill="auto"/>
          </w:tcPr>
          <w:p w14:paraId="2B9E044C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59389968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B7BCE70" w14:textId="77777777" w:rsidR="005E388D" w:rsidRPr="00B708C5" w:rsidRDefault="005E388D" w:rsidP="006C5568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07AB7F20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>transaction ID of stock for which a grievance was raised.</w:t>
            </w:r>
          </w:p>
        </w:tc>
      </w:tr>
      <w:tr w:rsidR="005E388D" w:rsidRPr="003D50EC" w14:paraId="27C65EAA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B62201E" w14:textId="77777777" w:rsidR="005E388D" w:rsidRDefault="005E388D" w:rsidP="006C5568">
            <w:pPr>
              <w:pStyle w:val="BodyText2"/>
            </w:pPr>
            <w:r>
              <w:lastRenderedPageBreak/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2E7709F9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0D33F4A5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02A64FF" w14:textId="77777777"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757137D1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13773B13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60220A36" w14:textId="7324C079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</w:t>
            </w:r>
            <w:r w:rsidR="00CC4FBE">
              <w:t>Authority</w:t>
            </w:r>
            <w:r>
              <w:t xml:space="preserve">: When a response is awaited from the CEIR </w:t>
            </w:r>
            <w:del w:id="393" w:author="gaurav" w:date="2021-06-04T06:18:00Z">
              <w:r w:rsidDel="009F5759">
                <w:delText>administrator</w:delText>
              </w:r>
            </w:del>
            <w:ins w:id="394" w:author="gaurav" w:date="2021-06-04T06:18:00Z">
              <w:r w:rsidR="009F5759">
                <w:t>Admin</w:t>
              </w:r>
            </w:ins>
            <w:r>
              <w:t>.</w:t>
            </w:r>
          </w:p>
          <w:p w14:paraId="14EEB04E" w14:textId="77777777" w:rsidR="005E388D" w:rsidRPr="009E2D4E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 xml:space="preserve">Pending with User: When a response is awaited from the </w:t>
            </w:r>
            <w:r w:rsidR="00BC7BD5">
              <w:t>Manufacturer</w:t>
            </w:r>
            <w:r>
              <w:t>.</w:t>
            </w:r>
          </w:p>
          <w:p w14:paraId="23EE6F63" w14:textId="5D3FD9B1" w:rsidR="009E2D4E" w:rsidRPr="003D50EC" w:rsidRDefault="009E2D4E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</w:t>
            </w:r>
            <w:del w:id="395" w:author="gaurav" w:date="2021-06-04T06:18:00Z">
              <w:r w:rsidRPr="009E2D4E" w:rsidDel="009F5759">
                <w:delText>administrator</w:delText>
              </w:r>
            </w:del>
            <w:ins w:id="396" w:author="gaurav" w:date="2021-06-04T06:18:00Z">
              <w:r w:rsidR="009F5759">
                <w:t>Admin</w:t>
              </w:r>
            </w:ins>
            <w:r w:rsidRPr="009E2D4E">
              <w:t xml:space="preserve"> closes the grievance.</w:t>
            </w:r>
          </w:p>
        </w:tc>
      </w:tr>
      <w:tr w:rsidR="005E388D" w:rsidRPr="003D50EC" w14:paraId="0B16706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D3D22F4" w14:textId="77777777" w:rsidR="005E388D" w:rsidRDefault="005E388D" w:rsidP="006C5568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4D72A948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42D5034D" w14:textId="15ED2A1A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1CA7901B" wp14:editId="635028D5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given by the CEIR </w:t>
            </w:r>
            <w:del w:id="397" w:author="gaurav" w:date="2021-06-04T06:18:00Z">
              <w:r w:rsidDel="009F5759">
                <w:delText>administrator</w:delText>
              </w:r>
            </w:del>
            <w:ins w:id="398" w:author="gaurav" w:date="2021-06-04T06:18:00Z">
              <w:r w:rsidR="009F5759">
                <w:t>Admin</w:t>
              </w:r>
            </w:ins>
            <w:r>
              <w:t xml:space="preserve"> </w:t>
            </w:r>
            <w:r w:rsidR="00DA5D48">
              <w:t xml:space="preserve">or </w:t>
            </w:r>
            <w:r w:rsidR="00BC7BD5">
              <w:t>Manufacturer</w:t>
            </w:r>
            <w:r w:rsidR="00DA5D48">
              <w:t>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00EC7A24" w14:textId="77777777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153B6918" wp14:editId="233B7EE9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 xml:space="preserve">The </w:t>
            </w:r>
            <w:r w:rsidR="00BC7BD5">
              <w:t>Manufacturer</w:t>
            </w:r>
            <w:r>
              <w:t xml:space="preserve"> 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76E2D12B" w14:textId="77777777" w:rsidR="005E388D" w:rsidRDefault="005E388D" w:rsidP="000B0CE4">
      <w:pPr>
        <w:pStyle w:val="BodyText2"/>
      </w:pPr>
    </w:p>
    <w:p w14:paraId="767F5B56" w14:textId="77777777" w:rsidR="00261090" w:rsidRDefault="007243D7" w:rsidP="007243D7">
      <w:pPr>
        <w:pStyle w:val="Heading2"/>
      </w:pPr>
      <w:bookmarkStart w:id="399" w:name="_Toc34858799"/>
      <w:r>
        <w:t>Filter Grievances</w:t>
      </w:r>
      <w:bookmarkEnd w:id="399"/>
    </w:p>
    <w:p w14:paraId="0EDFEC74" w14:textId="0C66DCC1" w:rsidR="007243D7" w:rsidRDefault="00976ADF" w:rsidP="000B0CE4">
      <w:pPr>
        <w:pStyle w:val="BodyText2"/>
      </w:pPr>
      <w:r>
        <w:t xml:space="preserve">The </w:t>
      </w:r>
      <w:r w:rsidR="00BC7BD5">
        <w:t>Manufacturer</w:t>
      </w:r>
      <w:r w:rsidR="007243D7">
        <w:t xml:space="preserve"> can </w:t>
      </w:r>
      <w:r w:rsidR="005132E3">
        <w:t>view selective</w:t>
      </w:r>
      <w:r w:rsidR="007243D7">
        <w:t xml:space="preserve"> grievances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 w:rsidR="00BC7BD5">
        <w:t>Manufacturer</w:t>
      </w:r>
      <w:r>
        <w:t xml:space="preserve"> </w:t>
      </w:r>
      <w:r w:rsidR="007243D7">
        <w:t xml:space="preserve">can view only those grievances that are pending with the CEIR </w:t>
      </w:r>
      <w:del w:id="400" w:author="gaurav" w:date="2021-06-04T06:18:00Z">
        <w:r w:rsidR="007243D7" w:rsidDel="009F5759">
          <w:delText>administrator</w:delText>
        </w:r>
      </w:del>
      <w:ins w:id="401" w:author="gaurav" w:date="2021-06-04T06:18:00Z">
        <w:r w:rsidR="009F5759">
          <w:t>Admin</w:t>
        </w:r>
      </w:ins>
      <w:r w:rsidR="007243D7">
        <w:t xml:space="preserve">. Similarly, </w:t>
      </w:r>
      <w:r w:rsidR="005132E3">
        <w:t>one</w:t>
      </w:r>
      <w:r w:rsidR="007243D7">
        <w:t xml:space="preserve"> can view only those grievances that are closed.</w:t>
      </w:r>
    </w:p>
    <w:p w14:paraId="3F7EDB82" w14:textId="77777777"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t>To filter grievances:</w:t>
      </w:r>
    </w:p>
    <w:p w14:paraId="00B7DB01" w14:textId="473CBB32" w:rsidR="00C54724" w:rsidRDefault="00803156" w:rsidP="009E7898">
      <w:pPr>
        <w:pStyle w:val="BodyText2"/>
        <w:jc w:val="center"/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C80652B" wp14:editId="27587CE1">
                <wp:simplePos x="0" y="0"/>
                <wp:positionH relativeFrom="column">
                  <wp:posOffset>1334686</wp:posOffset>
                </wp:positionH>
                <wp:positionV relativeFrom="paragraph">
                  <wp:posOffset>2953193</wp:posOffset>
                </wp:positionV>
                <wp:extent cx="414068" cy="203835"/>
                <wp:effectExtent l="0" t="0" r="24130" b="2476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68" cy="2038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F450A2" w14:textId="77777777" w:rsidR="00392897" w:rsidRDefault="00392897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0652B" id="Rectangle 262" o:spid="_x0000_s1030" style="position:absolute;left:0;text-align:left;margin-left:105.1pt;margin-top:232.55pt;width:32.6pt;height:16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" filled="f" strokecolor="#ffc000 [3207]" strokeweight="2pt">
                <v:textbox>
                  <w:txbxContent>
                    <w:p w14:paraId="7EF450A2" w14:textId="77777777" w:rsidR="00392897" w:rsidRDefault="00392897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688D6AE" wp14:editId="486C91C1">
                <wp:simplePos x="0" y="0"/>
                <wp:positionH relativeFrom="column">
                  <wp:posOffset>126987</wp:posOffset>
                </wp:positionH>
                <wp:positionV relativeFrom="paragraph">
                  <wp:posOffset>2530499</wp:posOffset>
                </wp:positionV>
                <wp:extent cx="4839419" cy="681487"/>
                <wp:effectExtent l="0" t="0" r="18415" b="23495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9419" cy="68148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B400E" id="Rectangle 261" o:spid="_x0000_s1026" style="position:absolute;margin-left:10pt;margin-top:199.25pt;width:381.05pt;height:53.6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" filled="f" strokecolor="#ffc000 [3207]" strokeweight="2pt"/>
            </w:pict>
          </mc:Fallback>
        </mc:AlternateContent>
      </w:r>
      <w:del w:id="402" w:author="gaurav" w:date="2021-06-04T06:07:00Z">
        <w:r w:rsidR="007765A8" w:rsidRPr="00CE2AAA" w:rsidDel="00803156">
          <w:rPr>
            <w:noProof/>
          </w:rPr>
          <w:drawing>
            <wp:inline distT="0" distB="0" distL="0" distR="0" wp14:anchorId="059A4C53" wp14:editId="13B819B1">
              <wp:extent cx="5117154" cy="2136610"/>
              <wp:effectExtent l="19050" t="19050" r="26670" b="16510"/>
              <wp:docPr id="25" name="Picture 25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" name="FILTER grievance.png"/>
                      <pic:cNvPicPr/>
                    </pic:nvPicPr>
                    <pic:blipFill>
                      <a:blip r:embed="rId8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33923" cy="2143612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del>
      <w:ins w:id="403" w:author="gaurav" w:date="2021-06-04T06:07:00Z">
        <w:r>
          <w:rPr>
            <w:noProof/>
          </w:rPr>
          <w:drawing>
            <wp:inline distT="0" distB="0" distL="0" distR="0" wp14:anchorId="13730609" wp14:editId="7A8DDFAF">
              <wp:extent cx="5278755" cy="2465070"/>
              <wp:effectExtent l="0" t="0" r="0" b="0"/>
              <wp:docPr id="488" name="Picture 48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4650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859617F" w14:textId="3FC7CA56" w:rsidR="00045C43" w:rsidRPr="007243D7" w:rsidRDefault="00045C43" w:rsidP="007E53B8">
      <w:pPr>
        <w:pStyle w:val="FigureCaption"/>
        <w:rPr>
          <w:u w:val="single"/>
        </w:rPr>
      </w:pPr>
      <w:bookmarkStart w:id="404" w:name="_Toc34858832"/>
      <w:r>
        <w:t xml:space="preserve">Figure </w:t>
      </w:r>
      <w:r w:rsidR="001D383C">
        <w:t>3</w:t>
      </w:r>
      <w:r w:rsidR="00250AC9">
        <w:t>2</w:t>
      </w:r>
      <w:r>
        <w:t>: Filter Grievances</w:t>
      </w:r>
      <w:bookmarkEnd w:id="404"/>
    </w:p>
    <w:p w14:paraId="07FE1E75" w14:textId="77777777" w:rsidR="007243D7" w:rsidRDefault="007243D7" w:rsidP="00DC39E0">
      <w:pPr>
        <w:pStyle w:val="BodyText2"/>
        <w:numPr>
          <w:ilvl w:val="0"/>
          <w:numId w:val="46"/>
        </w:numPr>
      </w:pPr>
      <w:r>
        <w:t>Specify the required value in one or more of the fields listed:</w:t>
      </w:r>
    </w:p>
    <w:p w14:paraId="3AE31AE6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>: Period of raising grievance</w:t>
      </w:r>
      <w:r w:rsidR="00045C43">
        <w:t>s</w:t>
      </w:r>
      <w:r>
        <w:t xml:space="preserve">. </w:t>
      </w:r>
    </w:p>
    <w:p w14:paraId="358BC814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Transaction ID</w:t>
      </w:r>
      <w:r>
        <w:t>: This is the transaction ID of the stock.</w:t>
      </w:r>
    </w:p>
    <w:p w14:paraId="4E87733E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ID</w:t>
      </w:r>
      <w:r>
        <w:t>: This is the</w:t>
      </w:r>
      <w:r w:rsidR="001267E7">
        <w:t xml:space="preserve"> </w:t>
      </w:r>
      <w:r>
        <w:t xml:space="preserve">ID </w:t>
      </w:r>
      <w:r w:rsidR="001267E7">
        <w:t>assigned to</w:t>
      </w:r>
      <w:r>
        <w:t xml:space="preserve"> the grievance.</w:t>
      </w:r>
    </w:p>
    <w:p w14:paraId="3D5CF268" w14:textId="77777777" w:rsidR="005A0E51" w:rsidRDefault="007243D7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Status</w:t>
      </w:r>
      <w:r>
        <w:t>: The status can be</w:t>
      </w:r>
      <w:r w:rsidR="001267E7">
        <w:t>:</w:t>
      </w:r>
      <w:r w:rsidR="007A1C59">
        <w:t xml:space="preserve"> </w:t>
      </w:r>
    </w:p>
    <w:p w14:paraId="31CC544D" w14:textId="77777777" w:rsidR="007243D7" w:rsidRDefault="007243D7" w:rsidP="005A0E51">
      <w:pPr>
        <w:pStyle w:val="BodyText2"/>
        <w:numPr>
          <w:ilvl w:val="1"/>
          <w:numId w:val="47"/>
        </w:numPr>
      </w:pPr>
      <w:r>
        <w:t>New</w:t>
      </w:r>
    </w:p>
    <w:p w14:paraId="06CAE39F" w14:textId="78BD2982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CEIR </w:t>
      </w:r>
      <w:del w:id="405" w:author="gaurav" w:date="2021-06-04T06:18:00Z">
        <w:r w:rsidDel="009F5759">
          <w:delText>Administrator</w:delText>
        </w:r>
      </w:del>
      <w:ins w:id="406" w:author="gaurav" w:date="2021-06-04T06:18:00Z">
        <w:r w:rsidR="009F5759">
          <w:t>Admin</w:t>
        </w:r>
      </w:ins>
    </w:p>
    <w:p w14:paraId="308AEF7A" w14:textId="77777777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</w:t>
      </w:r>
      <w:r w:rsidR="000040AB">
        <w:t>U</w:t>
      </w:r>
      <w:r>
        <w:t>ser</w:t>
      </w:r>
    </w:p>
    <w:p w14:paraId="5D11F54F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Closed</w:t>
      </w:r>
    </w:p>
    <w:p w14:paraId="14FCB750" w14:textId="77777777" w:rsidR="007243D7" w:rsidRDefault="007243D7" w:rsidP="00DC39E0">
      <w:pPr>
        <w:pStyle w:val="BodyText2"/>
        <w:numPr>
          <w:ilvl w:val="0"/>
          <w:numId w:val="46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3E1122D9" w14:textId="77777777" w:rsidR="007243D7" w:rsidRDefault="00D25ECB" w:rsidP="000B0CE4">
      <w:pPr>
        <w:pStyle w:val="BodyText2"/>
      </w:pPr>
      <w:r>
        <w:lastRenderedPageBreak/>
        <w:t>T</w:t>
      </w:r>
      <w:r w:rsidR="00045C43">
        <w:t>he filtered</w:t>
      </w:r>
      <w:r w:rsidR="007243D7">
        <w:t xml:space="preserve"> grievance</w:t>
      </w:r>
      <w:r w:rsidR="00045C43">
        <w:t>s</w:t>
      </w:r>
      <w:r w:rsidR="007243D7">
        <w:t xml:space="preserve"> are shown on the page.</w:t>
      </w:r>
    </w:p>
    <w:p w14:paraId="3272ADCF" w14:textId="631EBE41" w:rsidR="00045C43" w:rsidRDefault="00A951C6" w:rsidP="00793FF2">
      <w:pPr>
        <w:pStyle w:val="BodyText2"/>
        <w:jc w:val="center"/>
      </w:pPr>
      <w:del w:id="407" w:author="gaurav" w:date="2021-06-04T06:08:00Z">
        <w:r w:rsidDel="00803156">
          <w:rPr>
            <w:noProof/>
          </w:rPr>
          <w:drawing>
            <wp:inline distT="0" distB="0" distL="0" distR="0" wp14:anchorId="35833517" wp14:editId="1E404378">
              <wp:extent cx="4766959" cy="2001286"/>
              <wp:effectExtent l="19050" t="19050" r="14605" b="18415"/>
              <wp:docPr id="26" name="Picture 26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FILTER grievance.png"/>
                      <pic:cNvPicPr/>
                    </pic:nvPicPr>
                    <pic:blipFill>
                      <a:blip r:embed="rId8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04806" cy="2017175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del>
      <w:ins w:id="408" w:author="gaurav" w:date="2021-06-04T06:08:00Z">
        <w:r w:rsidR="00803156">
          <w:rPr>
            <w:noProof/>
          </w:rPr>
          <w:drawing>
            <wp:inline distT="0" distB="0" distL="0" distR="0" wp14:anchorId="2D75B26F" wp14:editId="5BFA33CB">
              <wp:extent cx="4649638" cy="1904489"/>
              <wp:effectExtent l="0" t="0" r="0" b="635"/>
              <wp:docPr id="489" name="Picture 48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57622" cy="19077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482A2E8" w14:textId="28A1E52A" w:rsidR="00A951C6" w:rsidRDefault="00A951C6" w:rsidP="00A951C6">
      <w:pPr>
        <w:pStyle w:val="FigureCaption"/>
        <w:rPr>
          <w:ins w:id="409" w:author="gaurav" w:date="2021-06-04T06:09:00Z"/>
        </w:rPr>
      </w:pPr>
      <w:bookmarkStart w:id="410" w:name="_Toc34858833"/>
      <w:r>
        <w:t xml:space="preserve">Figure </w:t>
      </w:r>
      <w:r w:rsidR="001D383C">
        <w:t>3</w:t>
      </w:r>
      <w:r w:rsidR="00250AC9">
        <w:t>3</w:t>
      </w:r>
      <w:r>
        <w:t>: Filter</w:t>
      </w:r>
      <w:r w:rsidR="006659F6">
        <w:t>ed</w:t>
      </w:r>
      <w:r>
        <w:t xml:space="preserve"> Grievances</w:t>
      </w:r>
      <w:bookmarkEnd w:id="410"/>
    </w:p>
    <w:p w14:paraId="1A6DCE7E" w14:textId="77777777" w:rsidR="00803156" w:rsidRPr="002460BA" w:rsidRDefault="00803156" w:rsidP="00803156">
      <w:pPr>
        <w:pStyle w:val="BodyText2"/>
        <w:rPr>
          <w:ins w:id="411" w:author="gaurav" w:date="2021-06-04T06:09:00Z"/>
        </w:rPr>
      </w:pPr>
      <w:bookmarkStart w:id="412" w:name="_Hlk73677241"/>
      <w:ins w:id="413" w:author="gaurav" w:date="2021-06-04T06:09:00Z">
        <w:r>
          <w:t>The user can clear all filters using the “</w:t>
        </w:r>
        <w:r w:rsidRPr="006B407A">
          <w:rPr>
            <w:b/>
            <w:bCs/>
          </w:rPr>
          <w:t>Clear All Filters</w:t>
        </w:r>
        <w:r>
          <w:t xml:space="preserve">” button. This will reset all the filter values applied on the page and the data table will be refreshed.                                                                                                                                </w:t>
        </w:r>
      </w:ins>
    </w:p>
    <w:p w14:paraId="01976C74" w14:textId="663AFAA6" w:rsidR="00803156" w:rsidRDefault="00803156" w:rsidP="00803156">
      <w:pPr>
        <w:pStyle w:val="Heading2"/>
        <w:rPr>
          <w:ins w:id="414" w:author="gaurav" w:date="2021-06-04T06:09:00Z"/>
        </w:rPr>
      </w:pPr>
      <w:ins w:id="415" w:author="gaurav" w:date="2021-06-04T06:09:00Z">
        <w:r>
          <w:t xml:space="preserve">Sorting </w:t>
        </w:r>
        <w:r>
          <w:t>Grievances</w:t>
        </w:r>
      </w:ins>
    </w:p>
    <w:p w14:paraId="292845DB" w14:textId="7FAE98BA" w:rsidR="00803156" w:rsidRDefault="00803156" w:rsidP="00803156">
      <w:pPr>
        <w:pStyle w:val="BodyText2"/>
        <w:rPr>
          <w:ins w:id="416" w:author="gaurav" w:date="2021-06-04T06:09:00Z"/>
        </w:rPr>
      </w:pPr>
      <w:ins w:id="417" w:author="gaurav" w:date="2021-06-04T06:09:00Z">
        <w:r>
          <w:t xml:space="preserve">By default, all records displayed are sorted based on modified date. User can sort the records by clicking the arrow button on header in the table displayed. </w:t>
        </w:r>
      </w:ins>
    </w:p>
    <w:p w14:paraId="090CA061" w14:textId="68262362" w:rsidR="00803156" w:rsidRDefault="00803156" w:rsidP="00803156">
      <w:pPr>
        <w:pStyle w:val="BodyText2"/>
        <w:rPr>
          <w:ins w:id="418" w:author="gaurav" w:date="2021-06-04T06:10:00Z"/>
        </w:rPr>
      </w:pPr>
      <w:ins w:id="419" w:author="gaurav" w:date="2021-06-04T06:09:00Z">
        <w:r>
          <w:t>On first click, the records are sorted in ascending order. When user clicks the arrow buttons again, records are sorted in descending order.</w:t>
        </w:r>
      </w:ins>
    </w:p>
    <w:p w14:paraId="1A2864B5" w14:textId="60239C23" w:rsidR="00803156" w:rsidRDefault="00803156" w:rsidP="00803156">
      <w:pPr>
        <w:pStyle w:val="BodyText2"/>
        <w:rPr>
          <w:ins w:id="420" w:author="gaurav" w:date="2021-06-04T06:09:00Z"/>
        </w:rPr>
      </w:pPr>
      <w:ins w:id="421" w:author="gaurav" w:date="2021-06-04T06:10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95104" behindDoc="0" locked="0" layoutInCell="1" allowOverlap="1" wp14:anchorId="5129CB26" wp14:editId="0ABA3925">
                  <wp:simplePos x="0" y="0"/>
                  <wp:positionH relativeFrom="column">
                    <wp:posOffset>1377818</wp:posOffset>
                  </wp:positionH>
                  <wp:positionV relativeFrom="paragraph">
                    <wp:posOffset>1184778</wp:posOffset>
                  </wp:positionV>
                  <wp:extent cx="181155" cy="170234"/>
                  <wp:effectExtent l="0" t="0" r="28575" b="20320"/>
                  <wp:wrapNone/>
                  <wp:docPr id="491" name="Rectangle 49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81155" cy="17023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BD41E7" w14:textId="77777777" w:rsidR="00803156" w:rsidRDefault="00803156" w:rsidP="0080315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5129CB26" id="Rectangle 491" o:spid="_x0000_s1031" style="position:absolute;left:0;text-align:left;margin-left:108.5pt;margin-top:93.3pt;width:14.25pt;height:13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" filled="f" strokecolor="#ffc000 [3207]" strokeweight="2pt">
                  <v:textbox>
                    <w:txbxContent>
                      <w:p w14:paraId="09BD41E7" w14:textId="77777777" w:rsidR="00803156" w:rsidRDefault="00803156" w:rsidP="00803156">
                        <w:pPr>
                          <w:jc w:val="center"/>
                        </w:pPr>
                      </w:p>
                    </w:txbxContent>
                  </v:textbox>
                </v:rect>
              </w:pict>
            </mc:Fallback>
          </mc:AlternateContent>
        </w:r>
        <w:r>
          <w:rPr>
            <w:noProof/>
          </w:rPr>
          <w:drawing>
            <wp:inline distT="0" distB="0" distL="0" distR="0" wp14:anchorId="223E7804" wp14:editId="6E83A6E7">
              <wp:extent cx="5278755" cy="2455545"/>
              <wp:effectExtent l="0" t="0" r="0" b="1905"/>
              <wp:docPr id="490" name="Picture 49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4555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bookmarkEnd w:id="412"/>
    <w:p w14:paraId="65E13DBE" w14:textId="77777777" w:rsidR="00803156" w:rsidRPr="00803156" w:rsidRDefault="00803156" w:rsidP="00803156">
      <w:pPr>
        <w:pStyle w:val="BodyText2"/>
        <w:rPr>
          <w:rPrChange w:id="422" w:author="gaurav" w:date="2021-06-04T06:09:00Z">
            <w:rPr>
              <w:u w:val="single"/>
            </w:rPr>
          </w:rPrChange>
        </w:rPr>
        <w:pPrChange w:id="423" w:author="gaurav" w:date="2021-06-04T06:09:00Z">
          <w:pPr>
            <w:pStyle w:val="FigureCaption"/>
          </w:pPr>
        </w:pPrChange>
      </w:pPr>
    </w:p>
    <w:p w14:paraId="5A3BC98F" w14:textId="77777777" w:rsidR="007243D7" w:rsidRDefault="005937A5" w:rsidP="00045C43">
      <w:pPr>
        <w:pStyle w:val="Heading2"/>
      </w:pPr>
      <w:bookmarkStart w:id="424" w:name="_Toc34858800"/>
      <w:r>
        <w:t>Export</w:t>
      </w:r>
      <w:r w:rsidR="00045C43">
        <w:t xml:space="preserve"> Grievances</w:t>
      </w:r>
      <w:bookmarkEnd w:id="424"/>
    </w:p>
    <w:p w14:paraId="42B04A9E" w14:textId="77777777" w:rsidR="000040AB" w:rsidRDefault="00976ADF" w:rsidP="000040AB">
      <w:pPr>
        <w:pStyle w:val="BodyText2"/>
      </w:pPr>
      <w:r>
        <w:t>A</w:t>
      </w:r>
      <w:r w:rsidR="000040AB">
        <w:t xml:space="preserve">ll the uploaded </w:t>
      </w:r>
      <w:r w:rsidR="0070762E">
        <w:t>grievances</w:t>
      </w:r>
      <w:r w:rsidR="000040AB">
        <w:t xml:space="preserve"> </w:t>
      </w:r>
      <w:r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002B56CF" w14:textId="77777777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t>To export the grievances:</w:t>
      </w:r>
    </w:p>
    <w:p w14:paraId="19ADFAA6" w14:textId="77777777" w:rsidR="009915B5" w:rsidRDefault="00B0246A" w:rsidP="00DC39E0">
      <w:pPr>
        <w:pStyle w:val="BodyText2"/>
        <w:numPr>
          <w:ilvl w:val="0"/>
          <w:numId w:val="4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AD7408" wp14:editId="7A241FAD">
                <wp:simplePos x="0" y="0"/>
                <wp:positionH relativeFrom="column">
                  <wp:posOffset>264552</wp:posOffset>
                </wp:positionH>
                <wp:positionV relativeFrom="paragraph">
                  <wp:posOffset>284629</wp:posOffset>
                </wp:positionV>
                <wp:extent cx="5295900" cy="1585608"/>
                <wp:effectExtent l="0" t="0" r="19050" b="14605"/>
                <wp:wrapNone/>
                <wp:docPr id="461" name="Rectangl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15856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C79B3E" id="Rectangle 461" o:spid="_x0000_s1026" style="position:absolute;margin-left:20.85pt;margin-top:22.4pt;width:417pt;height:124.8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" filled="f" strokecolor="black [3213]" strokeweight="1pt"/>
            </w:pict>
          </mc:Fallback>
        </mc:AlternateContent>
      </w:r>
      <w:r w:rsidR="009915B5">
        <w:t xml:space="preserve">Click </w:t>
      </w:r>
      <w:r w:rsidR="009915B5" w:rsidRPr="00054A1F">
        <w:rPr>
          <w:b/>
          <w:bCs/>
        </w:rPr>
        <w:t>Export</w:t>
      </w:r>
      <w:r w:rsidR="009915B5">
        <w:t xml:space="preserve"> (seen on the top right corner of the </w:t>
      </w:r>
      <w:r w:rsidR="007A1C59">
        <w:rPr>
          <w:b/>
          <w:bCs/>
        </w:rPr>
        <w:t>Grievance</w:t>
      </w:r>
      <w:r w:rsidR="007A1C59" w:rsidRPr="00D60A13">
        <w:rPr>
          <w:b/>
          <w:bCs/>
        </w:rPr>
        <w:t xml:space="preserve"> </w:t>
      </w:r>
      <w:r w:rsidR="009915B5">
        <w:rPr>
          <w:b/>
          <w:bCs/>
        </w:rPr>
        <w:t xml:space="preserve">Management </w:t>
      </w:r>
      <w:r w:rsidR="009915B5">
        <w:t xml:space="preserve">page). </w:t>
      </w:r>
    </w:p>
    <w:p w14:paraId="427575AB" w14:textId="625CC488" w:rsidR="00941A7E" w:rsidRDefault="00433290" w:rsidP="00B0246A">
      <w:pPr>
        <w:pStyle w:val="BodyText2"/>
        <w:ind w:left="426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1C69DB" wp14:editId="00B62D74">
                <wp:simplePos x="0" y="0"/>
                <wp:positionH relativeFrom="column">
                  <wp:posOffset>5045696</wp:posOffset>
                </wp:positionH>
                <wp:positionV relativeFrom="paragraph">
                  <wp:posOffset>475737</wp:posOffset>
                </wp:positionV>
                <wp:extent cx="393971" cy="170234"/>
                <wp:effectExtent l="0" t="0" r="25400" b="2032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971" cy="17023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ED494" w14:textId="77777777" w:rsidR="00392897" w:rsidRDefault="00392897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C69DB" id="Rectangle 265" o:spid="_x0000_s1032" style="position:absolute;left:0;text-align:left;margin-left:397.3pt;margin-top:37.45pt;width:31pt;height:13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" filled="f" strokecolor="#ffc000 [3207]" strokeweight="2pt">
                <v:textbox>
                  <w:txbxContent>
                    <w:p w14:paraId="3BBED494" w14:textId="77777777" w:rsidR="00392897" w:rsidRDefault="00392897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del w:id="425" w:author="gaurav" w:date="2021-06-04T06:11:00Z">
        <w:r w:rsidR="009F1467" w:rsidDel="00803156">
          <w:rPr>
            <w:noProof/>
          </w:rPr>
          <w:drawing>
            <wp:inline distT="0" distB="0" distL="0" distR="0" wp14:anchorId="0082C558" wp14:editId="3B3BC3BF">
              <wp:extent cx="5278755" cy="1537335"/>
              <wp:effectExtent l="0" t="0" r="0" b="5715"/>
              <wp:docPr id="142" name="Picture 1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15373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426" w:author="gaurav" w:date="2021-06-04T06:11:00Z">
        <w:r w:rsidR="00803156">
          <w:rPr>
            <w:noProof/>
          </w:rPr>
          <w:drawing>
            <wp:inline distT="0" distB="0" distL="0" distR="0" wp14:anchorId="1BEC8820" wp14:editId="2B3526B8">
              <wp:extent cx="5278755" cy="2411095"/>
              <wp:effectExtent l="0" t="0" r="0" b="8255"/>
              <wp:docPr id="492" name="Picture 49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4110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F2FEE48" w14:textId="272FE18E" w:rsidR="00E33E46" w:rsidRDefault="000F2A8D" w:rsidP="007E53B8">
      <w:pPr>
        <w:pStyle w:val="FigureCaption"/>
      </w:pPr>
      <w:r>
        <w:t xml:space="preserve">                                 </w:t>
      </w:r>
      <w:bookmarkStart w:id="427" w:name="_Toc34858834"/>
      <w:r w:rsidR="00E33E46">
        <w:t xml:space="preserve">Figure </w:t>
      </w:r>
      <w:r w:rsidR="001D383C">
        <w:t>3</w:t>
      </w:r>
      <w:r w:rsidR="00250AC9">
        <w:t>4</w:t>
      </w:r>
      <w:r w:rsidR="00E33E46">
        <w:t>: Grievance Management</w:t>
      </w:r>
      <w:bookmarkEnd w:id="427"/>
    </w:p>
    <w:p w14:paraId="5CD4FEF2" w14:textId="77777777" w:rsidR="009915B5" w:rsidRDefault="009915B5" w:rsidP="009915B5">
      <w:pPr>
        <w:pStyle w:val="BodyText2"/>
        <w:ind w:left="360"/>
      </w:pPr>
      <w:r>
        <w:t xml:space="preserve">The following page appears. </w:t>
      </w:r>
    </w:p>
    <w:p w14:paraId="72456BFE" w14:textId="77777777" w:rsidR="009915B5" w:rsidRDefault="00D405A8" w:rsidP="009915B5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0F929432" wp14:editId="054BF066">
            <wp:extent cx="2904132" cy="2144486"/>
            <wp:effectExtent l="19050" t="19050" r="10795" b="273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ievance dump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15201" cy="215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CE68F" w14:textId="02072554" w:rsidR="009915B5" w:rsidRDefault="00976ADF" w:rsidP="007E53B8">
      <w:pPr>
        <w:pStyle w:val="FigureCaption"/>
      </w:pPr>
      <w:r>
        <w:t xml:space="preserve">  </w:t>
      </w:r>
      <w:bookmarkStart w:id="428" w:name="_Toc34858835"/>
      <w:r w:rsidR="009915B5" w:rsidRPr="00D405A8">
        <w:t xml:space="preserve">Figure </w:t>
      </w:r>
      <w:r w:rsidR="001D383C">
        <w:t>3</w:t>
      </w:r>
      <w:r w:rsidR="00250AC9">
        <w:t>5</w:t>
      </w:r>
      <w:r w:rsidR="009915B5" w:rsidRPr="00D405A8">
        <w:t xml:space="preserve">: Open or Save </w:t>
      </w:r>
      <w:r w:rsidR="00045C43" w:rsidRPr="00D405A8">
        <w:t>Export</w:t>
      </w:r>
      <w:r w:rsidR="000F5679" w:rsidRPr="00D405A8">
        <w:t>ed Grievance</w:t>
      </w:r>
      <w:r w:rsidR="009915B5" w:rsidRPr="00D405A8">
        <w:t xml:space="preserve"> File</w:t>
      </w:r>
      <w:bookmarkEnd w:id="428"/>
      <w:r w:rsidR="009915B5">
        <w:t xml:space="preserve"> </w:t>
      </w:r>
    </w:p>
    <w:p w14:paraId="5D35DC61" w14:textId="77777777" w:rsidR="009915B5" w:rsidRDefault="009915B5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76546CBF" w14:textId="05A0A72B" w:rsidR="0036447D" w:rsidRDefault="0036447D" w:rsidP="009915B5">
      <w:pPr>
        <w:pStyle w:val="BodyText2"/>
        <w:tabs>
          <w:tab w:val="left" w:pos="709"/>
        </w:tabs>
        <w:ind w:left="567"/>
        <w:jc w:val="center"/>
        <w:rPr>
          <w:ins w:id="429" w:author="gaurav" w:date="2021-06-04T06:17:00Z"/>
        </w:rPr>
      </w:pPr>
      <w:del w:id="430" w:author="gaurav" w:date="2021-06-04T06:11:00Z">
        <w:r w:rsidDel="00803156">
          <w:rPr>
            <w:noProof/>
          </w:rPr>
          <w:lastRenderedPageBreak/>
          <w:drawing>
            <wp:inline distT="0" distB="0" distL="0" distR="0" wp14:anchorId="4D522F4D" wp14:editId="77BC15E3">
              <wp:extent cx="5278755" cy="640080"/>
              <wp:effectExtent l="19050" t="19050" r="17145" b="26670"/>
              <wp:docPr id="49" name="Picture 49" descr="A screenshot of a cell phon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9" name="Grievance.PNG"/>
                      <pic:cNvPicPr/>
                    </pic:nvPicPr>
                    <pic:blipFill>
                      <a:blip r:embed="rId9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64008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14:paraId="7F39E047" w14:textId="01F2E9D1" w:rsidR="00803156" w:rsidRDefault="00803156" w:rsidP="009915B5">
      <w:pPr>
        <w:pStyle w:val="BodyText2"/>
        <w:tabs>
          <w:tab w:val="left" w:pos="709"/>
        </w:tabs>
        <w:ind w:left="567"/>
        <w:jc w:val="center"/>
      </w:pPr>
      <w:ins w:id="431" w:author="gaurav" w:date="2021-06-04T06:17:00Z">
        <w:r>
          <w:rPr>
            <w:noProof/>
          </w:rPr>
          <w:drawing>
            <wp:inline distT="0" distB="0" distL="0" distR="0" wp14:anchorId="5F00B38B" wp14:editId="29B0F2C4">
              <wp:extent cx="5278755" cy="710565"/>
              <wp:effectExtent l="0" t="0" r="0" b="0"/>
              <wp:docPr id="493" name="Picture 49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7105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DCD0BA" w14:textId="2CF77605" w:rsidR="009915B5" w:rsidRDefault="009915B5" w:rsidP="007E53B8">
      <w:pPr>
        <w:pStyle w:val="FigureCaption"/>
      </w:pPr>
      <w:bookmarkStart w:id="432" w:name="_Toc34858836"/>
      <w:r>
        <w:t xml:space="preserve">Figure </w:t>
      </w:r>
      <w:r w:rsidR="001D383C">
        <w:t>3</w:t>
      </w:r>
      <w:r w:rsidR="00250AC9">
        <w:t>6</w:t>
      </w:r>
      <w:r>
        <w:t xml:space="preserve">: </w:t>
      </w:r>
      <w:r w:rsidR="000F5679">
        <w:t>Exported Grievances</w:t>
      </w:r>
      <w:bookmarkEnd w:id="432"/>
    </w:p>
    <w:p w14:paraId="7540346D" w14:textId="102C9A03" w:rsidR="005937A5" w:rsidRDefault="0070762E" w:rsidP="00D5498E">
      <w:pPr>
        <w:pStyle w:val="BodyText2"/>
      </w:pPr>
      <w:r>
        <w:t xml:space="preserve">Instead of exporting all the grievances, </w:t>
      </w:r>
      <w:r w:rsidR="00BC7BD5">
        <w:t>Manufacturer</w:t>
      </w:r>
      <w:r w:rsidR="005132E3">
        <w:t>s</w:t>
      </w:r>
      <w:r>
        <w:t xml:space="preserve"> can </w:t>
      </w:r>
      <w:r w:rsidR="00225432">
        <w:t>export</w:t>
      </w:r>
      <w:r>
        <w:t xml:space="preserve">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</w:p>
    <w:sectPr w:rsidR="005937A5" w:rsidSect="0073779A">
      <w:headerReference w:type="even" r:id="rId95"/>
      <w:headerReference w:type="first" r:id="rId96"/>
      <w:footerReference w:type="first" r:id="rId97"/>
      <w:pgSz w:w="11907" w:h="16839" w:code="9"/>
      <w:pgMar w:top="1276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CC19A" w14:textId="77777777" w:rsidR="00276DC1" w:rsidRDefault="00276DC1">
      <w:r>
        <w:separator/>
      </w:r>
    </w:p>
    <w:p w14:paraId="3B3BEAF1" w14:textId="77777777" w:rsidR="00276DC1" w:rsidRDefault="00276DC1"/>
  </w:endnote>
  <w:endnote w:type="continuationSeparator" w:id="0">
    <w:p w14:paraId="12009E29" w14:textId="77777777" w:rsidR="00276DC1" w:rsidRDefault="00276DC1">
      <w:r>
        <w:continuationSeparator/>
      </w:r>
    </w:p>
    <w:p w14:paraId="3CC0535A" w14:textId="77777777" w:rsidR="00276DC1" w:rsidRDefault="00276DC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6D03E" w14:textId="77777777" w:rsidR="00392897" w:rsidRPr="0089039A" w:rsidRDefault="00392897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289FB" w14:textId="77777777" w:rsidR="00392897" w:rsidRPr="003912B1" w:rsidRDefault="00392897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 w:rsidR="00DE14EC">
      <w:rPr>
        <w:noProof/>
        <w:sz w:val="18"/>
        <w:szCs w:val="18"/>
      </w:rPr>
      <w:t>28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650458CB" w14:textId="77777777" w:rsidR="00392897" w:rsidRDefault="00392897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5A729" w14:textId="77777777" w:rsidR="00392897" w:rsidRDefault="00392897" w:rsidP="008E4210">
    <w:pPr>
      <w:pStyle w:val="Code"/>
    </w:pPr>
  </w:p>
  <w:p w14:paraId="581AB486" w14:textId="77777777" w:rsidR="00392897" w:rsidRPr="00805B5D" w:rsidRDefault="00392897" w:rsidP="008E4210">
    <w:pPr>
      <w:pStyle w:val="BodyText2"/>
    </w:pPr>
  </w:p>
  <w:p w14:paraId="138C5059" w14:textId="77777777" w:rsidR="00392897" w:rsidRPr="00FC40C3" w:rsidRDefault="00392897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ECAA7" w14:textId="77777777" w:rsidR="00392897" w:rsidRPr="00531438" w:rsidRDefault="00392897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A864C" w14:textId="77777777" w:rsidR="00392897" w:rsidRDefault="00392897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266EDF76" w14:textId="77777777" w:rsidR="00392897" w:rsidRPr="00A27E48" w:rsidRDefault="00392897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9C42A" w14:textId="77777777" w:rsidR="00276DC1" w:rsidRDefault="00276DC1">
      <w:r>
        <w:separator/>
      </w:r>
    </w:p>
    <w:p w14:paraId="45A758CC" w14:textId="77777777" w:rsidR="00276DC1" w:rsidRDefault="00276DC1"/>
  </w:footnote>
  <w:footnote w:type="continuationSeparator" w:id="0">
    <w:p w14:paraId="508E4EF0" w14:textId="77777777" w:rsidR="00276DC1" w:rsidRDefault="00276DC1">
      <w:r>
        <w:continuationSeparator/>
      </w:r>
    </w:p>
    <w:p w14:paraId="7E774046" w14:textId="77777777" w:rsidR="00276DC1" w:rsidRDefault="00276DC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D6CD0" w14:textId="77777777" w:rsidR="00392897" w:rsidRDefault="00392897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22608C68" wp14:editId="6CF7318B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2A42561" w14:textId="77777777" w:rsidR="00392897" w:rsidRDefault="00392897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F3EA3" w14:textId="77777777" w:rsidR="00392897" w:rsidRDefault="00392897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62349170" wp14:editId="15BC5DEA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0E2CEDA" w14:textId="77777777" w:rsidR="00392897" w:rsidRDefault="00392897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Manufacturer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0F19A" w14:textId="77777777" w:rsidR="00392897" w:rsidRDefault="00392897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E8978" w14:textId="77777777" w:rsidR="00392897" w:rsidRDefault="00392897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766BA6E2" wp14:editId="1AEE13E1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3A7D683E" wp14:editId="7814F3A1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8CCA5" w14:textId="77777777" w:rsidR="00392897" w:rsidRDefault="00392897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56D350E9" wp14:editId="03D3EA5E">
          <wp:extent cx="1600200" cy="295275"/>
          <wp:effectExtent l="0" t="0" r="0" b="9525"/>
          <wp:docPr id="472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53EFB6BF" w14:textId="77777777" w:rsidR="00392897" w:rsidRDefault="00392897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8B0BC" w14:textId="77777777" w:rsidR="00392897" w:rsidRDefault="00392897">
    <w:r>
      <w:rPr>
        <w:noProof/>
      </w:rPr>
      <w:drawing>
        <wp:anchor distT="0" distB="0" distL="114300" distR="114300" simplePos="0" relativeHeight="251666432" behindDoc="1" locked="0" layoutInCell="1" allowOverlap="1" wp14:anchorId="73D2C4F4" wp14:editId="77DAB64E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33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2" type="#_x0000_t75" style="width:76.55pt;height:76.55pt" o:bullet="t">
        <v:imagedata r:id="rId1" o:title="bullet"/>
      </v:shape>
    </w:pict>
  </w:numPicBullet>
  <w:numPicBullet w:numPicBulletId="1">
    <w:pict>
      <v:shape id="_x0000_i1253" type="#_x0000_t75" alt="A close up of a logo&#10;&#10;Description automatically generated" style="width:48pt;height:43.45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7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8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2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6D0EEE"/>
    <w:multiLevelType w:val="hybridMultilevel"/>
    <w:tmpl w:val="0CAEC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5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49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1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2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8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2"/>
  </w:num>
  <w:num w:numId="3">
    <w:abstractNumId w:val="2"/>
  </w:num>
  <w:num w:numId="4">
    <w:abstractNumId w:val="31"/>
  </w:num>
  <w:num w:numId="5">
    <w:abstractNumId w:val="1"/>
  </w:num>
  <w:num w:numId="6">
    <w:abstractNumId w:val="10"/>
  </w:num>
  <w:num w:numId="7">
    <w:abstractNumId w:val="3"/>
  </w:num>
  <w:num w:numId="8">
    <w:abstractNumId w:val="50"/>
  </w:num>
  <w:num w:numId="9">
    <w:abstractNumId w:val="46"/>
  </w:num>
  <w:num w:numId="10">
    <w:abstractNumId w:val="9"/>
  </w:num>
  <w:num w:numId="11">
    <w:abstractNumId w:val="48"/>
  </w:num>
  <w:num w:numId="12">
    <w:abstractNumId w:val="27"/>
  </w:num>
  <w:num w:numId="13">
    <w:abstractNumId w:val="35"/>
  </w:num>
  <w:num w:numId="14">
    <w:abstractNumId w:val="30"/>
  </w:num>
  <w:num w:numId="15">
    <w:abstractNumId w:val="25"/>
  </w:num>
  <w:num w:numId="16">
    <w:abstractNumId w:val="33"/>
  </w:num>
  <w:num w:numId="17">
    <w:abstractNumId w:val="26"/>
  </w:num>
  <w:num w:numId="18">
    <w:abstractNumId w:val="52"/>
  </w:num>
  <w:num w:numId="19">
    <w:abstractNumId w:val="19"/>
  </w:num>
  <w:num w:numId="20">
    <w:abstractNumId w:val="54"/>
  </w:num>
  <w:num w:numId="21">
    <w:abstractNumId w:val="51"/>
  </w:num>
  <w:num w:numId="22">
    <w:abstractNumId w:val="8"/>
  </w:num>
  <w:num w:numId="23">
    <w:abstractNumId w:val="39"/>
  </w:num>
  <w:num w:numId="24">
    <w:abstractNumId w:val="47"/>
  </w:num>
  <w:num w:numId="25">
    <w:abstractNumId w:val="29"/>
  </w:num>
  <w:num w:numId="26">
    <w:abstractNumId w:val="21"/>
  </w:num>
  <w:num w:numId="27">
    <w:abstractNumId w:val="11"/>
  </w:num>
  <w:num w:numId="28">
    <w:abstractNumId w:val="7"/>
  </w:num>
  <w:num w:numId="29">
    <w:abstractNumId w:val="24"/>
  </w:num>
  <w:num w:numId="30">
    <w:abstractNumId w:val="4"/>
  </w:num>
  <w:num w:numId="31">
    <w:abstractNumId w:val="23"/>
  </w:num>
  <w:num w:numId="32">
    <w:abstractNumId w:val="12"/>
  </w:num>
  <w:num w:numId="33">
    <w:abstractNumId w:val="49"/>
  </w:num>
  <w:num w:numId="34">
    <w:abstractNumId w:val="20"/>
  </w:num>
  <w:num w:numId="35">
    <w:abstractNumId w:val="36"/>
  </w:num>
  <w:num w:numId="36">
    <w:abstractNumId w:val="44"/>
  </w:num>
  <w:num w:numId="37">
    <w:abstractNumId w:val="40"/>
  </w:num>
  <w:num w:numId="38">
    <w:abstractNumId w:val="58"/>
  </w:num>
  <w:num w:numId="39">
    <w:abstractNumId w:val="38"/>
  </w:num>
  <w:num w:numId="40">
    <w:abstractNumId w:val="5"/>
  </w:num>
  <w:num w:numId="41">
    <w:abstractNumId w:val="15"/>
  </w:num>
  <w:num w:numId="42">
    <w:abstractNumId w:val="17"/>
  </w:num>
  <w:num w:numId="43">
    <w:abstractNumId w:val="28"/>
  </w:num>
  <w:num w:numId="44">
    <w:abstractNumId w:val="55"/>
  </w:num>
  <w:num w:numId="45">
    <w:abstractNumId w:val="34"/>
  </w:num>
  <w:num w:numId="46">
    <w:abstractNumId w:val="18"/>
  </w:num>
  <w:num w:numId="47">
    <w:abstractNumId w:val="6"/>
  </w:num>
  <w:num w:numId="48">
    <w:abstractNumId w:val="43"/>
  </w:num>
  <w:num w:numId="49">
    <w:abstractNumId w:val="37"/>
  </w:num>
  <w:num w:numId="50">
    <w:abstractNumId w:val="53"/>
  </w:num>
  <w:num w:numId="51">
    <w:abstractNumId w:val="13"/>
  </w:num>
  <w:num w:numId="52">
    <w:abstractNumId w:val="56"/>
  </w:num>
  <w:num w:numId="53">
    <w:abstractNumId w:val="22"/>
  </w:num>
  <w:num w:numId="54">
    <w:abstractNumId w:val="41"/>
  </w:num>
  <w:num w:numId="55">
    <w:abstractNumId w:val="45"/>
  </w:num>
  <w:num w:numId="56">
    <w:abstractNumId w:val="14"/>
  </w:num>
  <w:num w:numId="57">
    <w:abstractNumId w:val="16"/>
  </w:num>
  <w:num w:numId="58">
    <w:abstractNumId w:val="32"/>
  </w:num>
  <w:num w:numId="59">
    <w:abstractNumId w:val="57"/>
  </w:num>
  <w:numIdMacAtCleanup w:val="5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aurav">
    <w15:presenceInfo w15:providerId="None" w15:userId="gaura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activeWritingStyle w:appName="MSWord" w:lang="fr-FR" w:vendorID="64" w:dllVersion="4096" w:nlCheck="1" w:checkStyle="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trackRevisions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D45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4E6F"/>
    <w:rsid w:val="000354A9"/>
    <w:rsid w:val="0003552B"/>
    <w:rsid w:val="00035946"/>
    <w:rsid w:val="00035B75"/>
    <w:rsid w:val="000360F9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75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43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393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3C0B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675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043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0CB"/>
    <w:rsid w:val="001641BC"/>
    <w:rsid w:val="001645F6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24A"/>
    <w:rsid w:val="00187698"/>
    <w:rsid w:val="001876DF"/>
    <w:rsid w:val="00187763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0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2891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83C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D9B"/>
    <w:rsid w:val="00205042"/>
    <w:rsid w:val="00205321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27D60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AC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28B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6B05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6DC1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6B48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2C8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27F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05C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C5E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B47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777"/>
    <w:rsid w:val="00345CF2"/>
    <w:rsid w:val="00345D9C"/>
    <w:rsid w:val="00345F1E"/>
    <w:rsid w:val="003463D1"/>
    <w:rsid w:val="0034665F"/>
    <w:rsid w:val="00346681"/>
    <w:rsid w:val="0034672B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B3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869"/>
    <w:rsid w:val="00382A20"/>
    <w:rsid w:val="00382C51"/>
    <w:rsid w:val="00382CAE"/>
    <w:rsid w:val="00382CCF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2897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171"/>
    <w:rsid w:val="003C46D6"/>
    <w:rsid w:val="003C4E3A"/>
    <w:rsid w:val="003C50F0"/>
    <w:rsid w:val="003C50F4"/>
    <w:rsid w:val="003C59E0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D66E2"/>
    <w:rsid w:val="003E0A93"/>
    <w:rsid w:val="003E10AF"/>
    <w:rsid w:val="003E1E36"/>
    <w:rsid w:val="003E2343"/>
    <w:rsid w:val="003E263E"/>
    <w:rsid w:val="003E2851"/>
    <w:rsid w:val="003E2EF9"/>
    <w:rsid w:val="003E2F0A"/>
    <w:rsid w:val="003E3103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55D"/>
    <w:rsid w:val="003E78A6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45E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70A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679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51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358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7B9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17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592"/>
    <w:rsid w:val="004C6E89"/>
    <w:rsid w:val="004C6EB3"/>
    <w:rsid w:val="004C70D2"/>
    <w:rsid w:val="004C737E"/>
    <w:rsid w:val="004C75C3"/>
    <w:rsid w:val="004C7961"/>
    <w:rsid w:val="004D0017"/>
    <w:rsid w:val="004D0198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2C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2E7"/>
    <w:rsid w:val="004E535A"/>
    <w:rsid w:val="004E54AD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55B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30B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9F0"/>
    <w:rsid w:val="00554AB1"/>
    <w:rsid w:val="00554FD1"/>
    <w:rsid w:val="00555D55"/>
    <w:rsid w:val="005561D5"/>
    <w:rsid w:val="0055648C"/>
    <w:rsid w:val="0055686C"/>
    <w:rsid w:val="00556A36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907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C8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899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35"/>
    <w:rsid w:val="005B36CB"/>
    <w:rsid w:val="005B41B5"/>
    <w:rsid w:val="005B427A"/>
    <w:rsid w:val="005B46BF"/>
    <w:rsid w:val="005B4B56"/>
    <w:rsid w:val="005B4C93"/>
    <w:rsid w:val="005B4E55"/>
    <w:rsid w:val="005B529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6B63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1C7C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1AF3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DD7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AFE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7D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6CCE"/>
    <w:rsid w:val="006E75C3"/>
    <w:rsid w:val="006E76FF"/>
    <w:rsid w:val="006E7BF6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0BB9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33C"/>
    <w:rsid w:val="00734708"/>
    <w:rsid w:val="00734AD0"/>
    <w:rsid w:val="0073503A"/>
    <w:rsid w:val="0073664E"/>
    <w:rsid w:val="0073712A"/>
    <w:rsid w:val="0073779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DF9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4E1"/>
    <w:rsid w:val="00767AB2"/>
    <w:rsid w:val="00767F07"/>
    <w:rsid w:val="007707BD"/>
    <w:rsid w:val="00770A13"/>
    <w:rsid w:val="00770C20"/>
    <w:rsid w:val="0077102C"/>
    <w:rsid w:val="007712DA"/>
    <w:rsid w:val="007715BE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DD9"/>
    <w:rsid w:val="007A6F87"/>
    <w:rsid w:val="007A72A5"/>
    <w:rsid w:val="007A7C2D"/>
    <w:rsid w:val="007B0224"/>
    <w:rsid w:val="007B08F0"/>
    <w:rsid w:val="007B0A36"/>
    <w:rsid w:val="007B0A9E"/>
    <w:rsid w:val="007B0B50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98C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36E"/>
    <w:rsid w:val="007C75F8"/>
    <w:rsid w:val="007C7FC9"/>
    <w:rsid w:val="007D016D"/>
    <w:rsid w:val="007D01F4"/>
    <w:rsid w:val="007D092D"/>
    <w:rsid w:val="007D0C15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6FE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0603"/>
    <w:rsid w:val="0080174E"/>
    <w:rsid w:val="00801F3E"/>
    <w:rsid w:val="00802459"/>
    <w:rsid w:val="008026B4"/>
    <w:rsid w:val="00802A79"/>
    <w:rsid w:val="00803156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65A4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4D7F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CE3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523F"/>
    <w:rsid w:val="008E5A58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378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0A9D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3F70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B54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0DE5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61B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1BF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11"/>
    <w:rsid w:val="009E7EDF"/>
    <w:rsid w:val="009F024F"/>
    <w:rsid w:val="009F05BA"/>
    <w:rsid w:val="009F05BD"/>
    <w:rsid w:val="009F11A2"/>
    <w:rsid w:val="009F1321"/>
    <w:rsid w:val="009F1467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5759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663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46B6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4EA8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0B2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518E"/>
    <w:rsid w:val="00A55519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6525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1CC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7E5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46A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A48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554A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02A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1A4"/>
    <w:rsid w:val="00BB7B0B"/>
    <w:rsid w:val="00BB7F5B"/>
    <w:rsid w:val="00BB7FEF"/>
    <w:rsid w:val="00BC0208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C7BD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9DD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0F88"/>
    <w:rsid w:val="00BE1302"/>
    <w:rsid w:val="00BE14EF"/>
    <w:rsid w:val="00BE231B"/>
    <w:rsid w:val="00BE2574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1C2"/>
    <w:rsid w:val="00BF17FA"/>
    <w:rsid w:val="00BF212E"/>
    <w:rsid w:val="00BF2295"/>
    <w:rsid w:val="00BF2AEA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85D"/>
    <w:rsid w:val="00C00FFB"/>
    <w:rsid w:val="00C011DA"/>
    <w:rsid w:val="00C01421"/>
    <w:rsid w:val="00C02031"/>
    <w:rsid w:val="00C020CD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38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06E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4888"/>
    <w:rsid w:val="00C34AD1"/>
    <w:rsid w:val="00C34B7E"/>
    <w:rsid w:val="00C35240"/>
    <w:rsid w:val="00C35588"/>
    <w:rsid w:val="00C35628"/>
    <w:rsid w:val="00C35747"/>
    <w:rsid w:val="00C371DD"/>
    <w:rsid w:val="00C379AC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D85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368F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0B8"/>
    <w:rsid w:val="00C77706"/>
    <w:rsid w:val="00C77A8B"/>
    <w:rsid w:val="00C77B45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657A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EE1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17CA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3A1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663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5ECB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15E"/>
    <w:rsid w:val="00D5227B"/>
    <w:rsid w:val="00D52F1A"/>
    <w:rsid w:val="00D5366E"/>
    <w:rsid w:val="00D53B89"/>
    <w:rsid w:val="00D53EB4"/>
    <w:rsid w:val="00D5400F"/>
    <w:rsid w:val="00D5498E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2CE0"/>
    <w:rsid w:val="00D73546"/>
    <w:rsid w:val="00D73B9D"/>
    <w:rsid w:val="00D73C6C"/>
    <w:rsid w:val="00D73CB6"/>
    <w:rsid w:val="00D73D6E"/>
    <w:rsid w:val="00D73D8D"/>
    <w:rsid w:val="00D73D96"/>
    <w:rsid w:val="00D74081"/>
    <w:rsid w:val="00D7412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625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6F8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4EC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CBD"/>
    <w:rsid w:val="00DF1F0A"/>
    <w:rsid w:val="00DF1F0E"/>
    <w:rsid w:val="00DF2003"/>
    <w:rsid w:val="00DF22B5"/>
    <w:rsid w:val="00DF26D9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2849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0D4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14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391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882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252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1CE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A5C"/>
    <w:rsid w:val="00F76CEC"/>
    <w:rsid w:val="00F77049"/>
    <w:rsid w:val="00F7738E"/>
    <w:rsid w:val="00F779FE"/>
    <w:rsid w:val="00F80462"/>
    <w:rsid w:val="00F8094A"/>
    <w:rsid w:val="00F80A41"/>
    <w:rsid w:val="00F80BC4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1EFE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BD03133"/>
  <w15:docId w15:val="{D984F2FA-AE08-48BF-B96C-E63B88757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97" Type="http://schemas.openxmlformats.org/officeDocument/2006/relationships/footer" Target="footer5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gi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header" Target="header5.xml"/><Relationship Id="rId19" Type="http://schemas.openxmlformats.org/officeDocument/2006/relationships/image" Target="media/image9.png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gif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gif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3.gi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2.xml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85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C1CECF-10D4-4993-879B-DCF975948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81</TotalTime>
  <Pages>41</Pages>
  <Words>4124</Words>
  <Characters>23512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27581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10</cp:revision>
  <cp:lastPrinted>2020-03-13T07:55:00Z</cp:lastPrinted>
  <dcterms:created xsi:type="dcterms:W3CDTF">2021-06-03T23:27:00Z</dcterms:created>
  <dcterms:modified xsi:type="dcterms:W3CDTF">2021-06-04T00:51:00Z</dcterms:modified>
</cp:coreProperties>
</file>